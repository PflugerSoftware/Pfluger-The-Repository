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B809C" w14:textId="0B77FD0E" w:rsidR="00E1604E" w:rsidRPr="00132350" w:rsidRDefault="00E1604E" w:rsidP="00132350">
      <w:pPr>
        <w:spacing w:after="0" w:line="240" w:lineRule="auto"/>
        <w:rPr>
          <w:rFonts w:ascii="Calibri" w:hAnsi="Calibri" w:cs="Calibri"/>
        </w:rPr>
      </w:pPr>
      <w:r w:rsidRPr="00132350">
        <w:rPr>
          <w:rFonts w:ascii="Calibri" w:hAnsi="Calibri" w:cs="Calibri"/>
        </w:rPr>
        <w:t xml:space="preserve">Texas Toolkit – Braden Haley / Katherine Wiley </w:t>
      </w:r>
    </w:p>
    <w:p w14:paraId="5184739D" w14:textId="77777777" w:rsidR="00EB58B1" w:rsidRPr="00132350" w:rsidRDefault="00EB58B1" w:rsidP="00132350">
      <w:pPr>
        <w:spacing w:after="0" w:line="240" w:lineRule="auto"/>
        <w:rPr>
          <w:rFonts w:ascii="Calibri" w:hAnsi="Calibri" w:cs="Calibri"/>
        </w:rPr>
      </w:pPr>
    </w:p>
    <w:p w14:paraId="001D3DBE" w14:textId="5998AF28" w:rsidR="00EB58B1" w:rsidRPr="00132350" w:rsidRDefault="00EB58B1" w:rsidP="00132350">
      <w:pPr>
        <w:spacing w:after="0" w:line="240" w:lineRule="auto"/>
        <w:rPr>
          <w:rFonts w:ascii="Calibri" w:hAnsi="Calibri" w:cs="Calibri"/>
          <w:b/>
          <w:bCs/>
        </w:rPr>
      </w:pPr>
      <w:r w:rsidRPr="00132350">
        <w:rPr>
          <w:rFonts w:ascii="Calibri" w:hAnsi="Calibri" w:cs="Calibri"/>
          <w:b/>
          <w:bCs/>
        </w:rPr>
        <w:t>Transitions to wellbeing</w:t>
      </w:r>
    </w:p>
    <w:p w14:paraId="03A0A279" w14:textId="1A815AF7" w:rsidR="00EB58B1" w:rsidRPr="00676A47" w:rsidRDefault="00EB58B1" w:rsidP="00676A47">
      <w:pPr>
        <w:spacing w:after="0" w:line="240" w:lineRule="auto"/>
        <w:rPr>
          <w:rFonts w:ascii="Calibri" w:hAnsi="Calibri" w:cs="Calibri"/>
          <w:i/>
          <w:iCs/>
        </w:rPr>
      </w:pPr>
      <w:r w:rsidRPr="00132350">
        <w:rPr>
          <w:rFonts w:ascii="Calibri" w:hAnsi="Calibri" w:cs="Calibri"/>
          <w:i/>
          <w:iCs/>
        </w:rPr>
        <w:t>Intentional design practice in school buildings minimizes stressors and improve</w:t>
      </w:r>
      <w:r w:rsidRPr="00676A47">
        <w:rPr>
          <w:rFonts w:ascii="Calibri" w:hAnsi="Calibri" w:cs="Calibri"/>
          <w:i/>
          <w:iCs/>
        </w:rPr>
        <w:t>s cognitive function</w:t>
      </w:r>
    </w:p>
    <w:p w14:paraId="29C6EE41" w14:textId="77777777" w:rsidR="00EB58B1" w:rsidRPr="00676A47" w:rsidRDefault="00EB58B1" w:rsidP="00676A47">
      <w:pPr>
        <w:spacing w:after="0" w:line="240" w:lineRule="auto"/>
        <w:rPr>
          <w:rFonts w:ascii="Calibri" w:hAnsi="Calibri" w:cs="Calibri"/>
        </w:rPr>
      </w:pPr>
    </w:p>
    <w:p w14:paraId="1BEF56BC" w14:textId="17E43B62" w:rsidR="236A3215" w:rsidRPr="00676A47" w:rsidRDefault="236A3215" w:rsidP="00676A47">
      <w:pPr>
        <w:spacing w:after="0" w:line="240" w:lineRule="auto"/>
        <w:rPr>
          <w:rFonts w:ascii="Calibri" w:hAnsi="Calibri" w:cs="Calibri"/>
          <w:u w:val="single"/>
        </w:rPr>
      </w:pPr>
      <w:r w:rsidRPr="00676A47">
        <w:rPr>
          <w:rFonts w:ascii="Calibri" w:hAnsi="Calibri" w:cs="Calibri"/>
          <w:u w:val="single"/>
        </w:rPr>
        <w:t>Introduction</w:t>
      </w:r>
    </w:p>
    <w:p w14:paraId="696D2DC1" w14:textId="2023AB28" w:rsidR="00EB58B1" w:rsidRPr="00EB58B1" w:rsidRDefault="6EC85FE6" w:rsidP="00676A47">
      <w:pPr>
        <w:spacing w:after="0" w:line="240" w:lineRule="auto"/>
        <w:rPr>
          <w:rFonts w:ascii="Calibri" w:hAnsi="Calibri" w:cs="Calibri"/>
        </w:rPr>
      </w:pPr>
      <w:r w:rsidRPr="00676A47">
        <w:rPr>
          <w:rFonts w:ascii="Calibri" w:hAnsi="Calibri" w:cs="Calibri"/>
        </w:rPr>
        <w:t>Each year as summer turns to fall, young children step inside a school for the first time, marking a celebrated milestone in the journey to adulthood.</w:t>
      </w:r>
      <w:r w:rsidR="781A0463" w:rsidRPr="00676A47">
        <w:rPr>
          <w:rFonts w:ascii="Calibri" w:hAnsi="Calibri" w:cs="Calibri"/>
        </w:rPr>
        <w:t xml:space="preserve"> Attending school for the first time can be a challenging experience for a child. In particular, the transition from a familiar and safe home</w:t>
      </w:r>
      <w:r w:rsidR="00EB58B1" w:rsidRPr="00EB58B1">
        <w:rPr>
          <w:rFonts w:ascii="Calibri" w:hAnsi="Calibri" w:cs="Calibri"/>
        </w:rPr>
        <w:t xml:space="preserve"> </w:t>
      </w:r>
      <w:r w:rsidR="781A0463" w:rsidRPr="00132350">
        <w:rPr>
          <w:rFonts w:ascii="Calibri" w:hAnsi="Calibri" w:cs="Calibri"/>
        </w:rPr>
        <w:t xml:space="preserve">life </w:t>
      </w:r>
      <w:r w:rsidR="0DCC97EF" w:rsidRPr="00132350">
        <w:rPr>
          <w:rFonts w:ascii="Calibri" w:hAnsi="Calibri" w:cs="Calibri"/>
        </w:rPr>
        <w:t>to an unfamiliar and sometimes institutional</w:t>
      </w:r>
      <w:r w:rsidR="00EB58B1" w:rsidRPr="00EB58B1">
        <w:rPr>
          <w:rFonts w:ascii="Calibri" w:hAnsi="Calibri" w:cs="Calibri"/>
        </w:rPr>
        <w:t>-</w:t>
      </w:r>
      <w:r w:rsidR="0DCC97EF" w:rsidRPr="00676A47">
        <w:rPr>
          <w:rFonts w:ascii="Calibri" w:hAnsi="Calibri" w:cs="Calibri"/>
        </w:rPr>
        <w:t>feeling school can be an impediment to growth.</w:t>
      </w:r>
    </w:p>
    <w:p w14:paraId="498B98E1" w14:textId="77777777" w:rsidR="00EB58B1" w:rsidRPr="00EB58B1" w:rsidRDefault="00EB58B1" w:rsidP="00676A47">
      <w:pPr>
        <w:spacing w:after="0" w:line="240" w:lineRule="auto"/>
        <w:rPr>
          <w:rFonts w:ascii="Calibri" w:hAnsi="Calibri" w:cs="Calibri"/>
        </w:rPr>
      </w:pPr>
    </w:p>
    <w:p w14:paraId="480AF895" w14:textId="125DC8F4" w:rsidR="00EB58B1" w:rsidRPr="00EB58B1" w:rsidRDefault="2D5968A7" w:rsidP="00676A47">
      <w:pPr>
        <w:spacing w:after="0" w:line="240" w:lineRule="auto"/>
        <w:rPr>
          <w:rFonts w:ascii="Calibri" w:hAnsi="Calibri" w:cs="Calibri"/>
        </w:rPr>
      </w:pPr>
      <w:r w:rsidRPr="00132350">
        <w:rPr>
          <w:rFonts w:ascii="Calibri" w:hAnsi="Calibri" w:cs="Calibri"/>
        </w:rPr>
        <w:t>New surroundings, routines</w:t>
      </w:r>
      <w:r w:rsidR="00EB58B1" w:rsidRPr="00EB58B1">
        <w:rPr>
          <w:rFonts w:ascii="Calibri" w:hAnsi="Calibri" w:cs="Calibri"/>
        </w:rPr>
        <w:t>,</w:t>
      </w:r>
      <w:r w:rsidRPr="00132350">
        <w:rPr>
          <w:rFonts w:ascii="Calibri" w:hAnsi="Calibri" w:cs="Calibri"/>
        </w:rPr>
        <w:t xml:space="preserve"> and relationships can be overstimulating. Studies show that feeling safe and secure is an essential requirement for learning and development to happen.</w:t>
      </w:r>
      <w:r w:rsidR="00EB58B1">
        <w:rPr>
          <w:rFonts w:ascii="Calibri" w:hAnsi="Calibri" w:cs="Calibri"/>
        </w:rPr>
        <w:t xml:space="preserve"> </w:t>
      </w:r>
      <w:r w:rsidR="7C2F46B9" w:rsidRPr="00676A47">
        <w:rPr>
          <w:rFonts w:ascii="Calibri" w:hAnsi="Calibri" w:cs="Calibri"/>
        </w:rPr>
        <w:t xml:space="preserve">With this awareness </w:t>
      </w:r>
      <w:r w:rsidR="00EB58B1" w:rsidRPr="00EB58B1">
        <w:rPr>
          <w:rFonts w:ascii="Calibri" w:hAnsi="Calibri" w:cs="Calibri"/>
        </w:rPr>
        <w:t xml:space="preserve">in mind </w:t>
      </w:r>
      <w:r w:rsidR="7C2F46B9" w:rsidRPr="00676A47">
        <w:rPr>
          <w:rFonts w:ascii="Calibri" w:hAnsi="Calibri" w:cs="Calibri"/>
        </w:rPr>
        <w:t>of the psychological impact design has on building users</w:t>
      </w:r>
      <w:r w:rsidR="7E0AF790" w:rsidRPr="00676A47">
        <w:rPr>
          <w:rFonts w:ascii="Calibri" w:hAnsi="Calibri" w:cs="Calibri"/>
        </w:rPr>
        <w:t>, how</w:t>
      </w:r>
      <w:r w:rsidR="7C2F46B9" w:rsidRPr="00676A47">
        <w:rPr>
          <w:rFonts w:ascii="Calibri" w:hAnsi="Calibri" w:cs="Calibri"/>
        </w:rPr>
        <w:t xml:space="preserve"> </w:t>
      </w:r>
      <w:r w:rsidR="00D0763B" w:rsidRPr="00676A47">
        <w:rPr>
          <w:rFonts w:ascii="Calibri" w:hAnsi="Calibri" w:cs="Calibri"/>
        </w:rPr>
        <w:t>can we</w:t>
      </w:r>
      <w:r w:rsidR="7C2F46B9" w:rsidRPr="00676A47">
        <w:rPr>
          <w:rFonts w:ascii="Calibri" w:hAnsi="Calibri" w:cs="Calibri"/>
        </w:rPr>
        <w:t xml:space="preserve"> craft early childhood environments that welcome, comfort</w:t>
      </w:r>
      <w:r w:rsidR="00EB58B1" w:rsidRPr="00EB58B1">
        <w:rPr>
          <w:rFonts w:ascii="Calibri" w:hAnsi="Calibri" w:cs="Calibri"/>
        </w:rPr>
        <w:t>,</w:t>
      </w:r>
      <w:r w:rsidR="7C2F46B9" w:rsidRPr="00676A47">
        <w:rPr>
          <w:rFonts w:ascii="Calibri" w:hAnsi="Calibri" w:cs="Calibri"/>
        </w:rPr>
        <w:t xml:space="preserve"> and inspire</w:t>
      </w:r>
      <w:r w:rsidR="0DFB3694" w:rsidRPr="00676A47">
        <w:rPr>
          <w:rFonts w:ascii="Calibri" w:hAnsi="Calibri" w:cs="Calibri"/>
        </w:rPr>
        <w:t>?</w:t>
      </w:r>
    </w:p>
    <w:p w14:paraId="3BF84C63" w14:textId="77777777" w:rsidR="00EB58B1" w:rsidRPr="00EB58B1" w:rsidRDefault="00EB58B1" w:rsidP="00676A47">
      <w:pPr>
        <w:spacing w:after="0" w:line="240" w:lineRule="auto"/>
        <w:rPr>
          <w:rFonts w:ascii="Calibri" w:hAnsi="Calibri" w:cs="Calibri"/>
        </w:rPr>
      </w:pPr>
    </w:p>
    <w:p w14:paraId="42984DF5" w14:textId="6ED9A9DB" w:rsidR="72992D1E" w:rsidRPr="00EB58B1" w:rsidRDefault="00EB58B1" w:rsidP="00132350">
      <w:pPr>
        <w:spacing w:after="0" w:line="240" w:lineRule="auto"/>
        <w:rPr>
          <w:rFonts w:ascii="Calibri" w:hAnsi="Calibri" w:cs="Calibri"/>
        </w:rPr>
      </w:pPr>
      <w:r w:rsidRPr="00EB58B1">
        <w:rPr>
          <w:rFonts w:ascii="Calibri" w:hAnsi="Calibri" w:cs="Calibri"/>
        </w:rPr>
        <w:t>As designers, we strive to create s</w:t>
      </w:r>
      <w:r w:rsidR="7C2F46B9" w:rsidRPr="00132350">
        <w:rPr>
          <w:rFonts w:ascii="Calibri" w:hAnsi="Calibri" w:cs="Calibri"/>
        </w:rPr>
        <w:t>anctuaries where</w:t>
      </w:r>
      <w:r w:rsidR="227C026C" w:rsidRPr="00132350">
        <w:rPr>
          <w:rFonts w:ascii="Calibri" w:hAnsi="Calibri" w:cs="Calibri"/>
        </w:rPr>
        <w:t xml:space="preserve"> new learners can flourish, discovering and developing their potential.</w:t>
      </w:r>
      <w:r>
        <w:rPr>
          <w:rFonts w:ascii="Calibri" w:hAnsi="Calibri" w:cs="Calibri"/>
        </w:rPr>
        <w:t xml:space="preserve"> </w:t>
      </w:r>
      <w:r w:rsidR="72992D1E" w:rsidRPr="00676A47">
        <w:rPr>
          <w:rFonts w:ascii="Calibri" w:hAnsi="Calibri" w:cs="Calibri"/>
        </w:rPr>
        <w:t>Design should balance the tangible elements – scale, shape, color</w:t>
      </w:r>
      <w:r>
        <w:rPr>
          <w:rFonts w:ascii="Calibri" w:hAnsi="Calibri" w:cs="Calibri"/>
        </w:rPr>
        <w:t>,</w:t>
      </w:r>
      <w:r w:rsidR="72992D1E" w:rsidRPr="00132350">
        <w:rPr>
          <w:rFonts w:ascii="Calibri" w:hAnsi="Calibri" w:cs="Calibri"/>
        </w:rPr>
        <w:t xml:space="preserve"> and texture – with features that transcend a physical description – biophilic</w:t>
      </w:r>
      <w:r w:rsidR="03290D99" w:rsidRPr="00132350">
        <w:rPr>
          <w:rFonts w:ascii="Calibri" w:hAnsi="Calibri" w:cs="Calibri"/>
        </w:rPr>
        <w:t xml:space="preserve"> connections, acoustical design, and sunlight – that shape a child’s sensory experience.</w:t>
      </w:r>
    </w:p>
    <w:p w14:paraId="295CD2FB" w14:textId="77777777" w:rsidR="00EB58B1" w:rsidRDefault="00EB58B1" w:rsidP="00EB58B1">
      <w:pPr>
        <w:spacing w:after="0" w:line="240" w:lineRule="auto"/>
        <w:rPr>
          <w:rFonts w:ascii="Calibri" w:hAnsi="Calibri" w:cs="Calibri"/>
        </w:rPr>
      </w:pPr>
    </w:p>
    <w:p w14:paraId="2EB13FE4" w14:textId="16F0A716" w:rsidR="00CF12EE" w:rsidRPr="00CF12EE" w:rsidRDefault="00CF12EE" w:rsidP="00CF12EE">
      <w:pPr>
        <w:spacing w:after="0" w:line="240" w:lineRule="auto"/>
        <w:rPr>
          <w:rFonts w:ascii="Calibri" w:hAnsi="Calibri" w:cs="Calibri"/>
        </w:rPr>
      </w:pPr>
      <w:r w:rsidRPr="00CF12EE">
        <w:rPr>
          <w:rFonts w:ascii="Calibri" w:hAnsi="Calibri" w:cs="Calibri"/>
        </w:rPr>
        <w:t xml:space="preserve">Consider a young student’s transition from home to school – often school buildings can be cold, institutional places, featuring sharp edges and intense colors, a jarring contrast between the warm and comforting home environment that typically includes natural materials like wood and fabrics in comfortable color palettes and textures. It can be stressful when entering a space for the first time and encountering an environment that feels disconnected from the home environment. Biologically there’s something evolutionary in the way we see sharp lines and corners that puts us on edge, but intentionally including some gentle curves in the design, such as </w:t>
      </w:r>
      <w:r w:rsidR="00AC154F">
        <w:rPr>
          <w:rFonts w:ascii="Calibri" w:hAnsi="Calibri" w:cs="Calibri"/>
        </w:rPr>
        <w:t xml:space="preserve">biophilic </w:t>
      </w:r>
      <w:r w:rsidRPr="00CF12EE">
        <w:rPr>
          <w:rFonts w:ascii="Calibri" w:hAnsi="Calibri" w:cs="Calibri"/>
        </w:rPr>
        <w:t>wall coverings</w:t>
      </w:r>
      <w:r w:rsidR="009E0142">
        <w:rPr>
          <w:rFonts w:ascii="Calibri" w:hAnsi="Calibri" w:cs="Calibri"/>
        </w:rPr>
        <w:t xml:space="preserve"> </w:t>
      </w:r>
      <w:r w:rsidRPr="00CF12EE">
        <w:rPr>
          <w:rFonts w:ascii="Calibri" w:hAnsi="Calibri" w:cs="Calibri"/>
        </w:rPr>
        <w:t>or curved shapes in the flooring as you round a corner, can have a pleasing and calming effect on the brain.</w:t>
      </w:r>
    </w:p>
    <w:p w14:paraId="0862E758" w14:textId="77777777" w:rsidR="00CF12EE" w:rsidRDefault="00CF12EE" w:rsidP="00EB58B1">
      <w:pPr>
        <w:spacing w:after="0" w:line="240" w:lineRule="auto"/>
        <w:rPr>
          <w:rFonts w:ascii="Calibri" w:hAnsi="Calibri" w:cs="Calibri"/>
        </w:rPr>
      </w:pPr>
    </w:p>
    <w:p w14:paraId="3D50D6B5" w14:textId="77777777" w:rsidR="006B0C89" w:rsidRPr="00676A47" w:rsidRDefault="006B0C89" w:rsidP="00676A47">
      <w:pPr>
        <w:spacing w:after="0" w:line="240" w:lineRule="auto"/>
        <w:rPr>
          <w:rFonts w:ascii="Calibri" w:hAnsi="Calibri" w:cs="Calibri"/>
        </w:rPr>
      </w:pPr>
    </w:p>
    <w:p w14:paraId="4E7D95D9" w14:textId="31E9C1FE" w:rsidR="004716B2" w:rsidRDefault="73C941E6" w:rsidP="00EB58B1">
      <w:pPr>
        <w:spacing w:after="0" w:line="240" w:lineRule="auto"/>
        <w:rPr>
          <w:rFonts w:ascii="Calibri" w:hAnsi="Calibri" w:cs="Calibri"/>
        </w:rPr>
      </w:pPr>
      <w:r w:rsidRPr="00676A47">
        <w:rPr>
          <w:rFonts w:ascii="Calibri" w:hAnsi="Calibri" w:cs="Calibri"/>
          <w:u w:val="single"/>
        </w:rPr>
        <w:t>Scale</w:t>
      </w:r>
      <w:r w:rsidR="00004D74">
        <w:rPr>
          <w:rFonts w:ascii="Calibri" w:hAnsi="Calibri" w:cs="Calibri"/>
          <w:u w:val="single"/>
        </w:rPr>
        <w:t xml:space="preserve"> and Soothing Spatial Geometry Can Enhance Learning</w:t>
      </w:r>
      <w:r w:rsidR="006512BC" w:rsidRPr="00676A47">
        <w:rPr>
          <w:rFonts w:ascii="Calibri" w:hAnsi="Calibri" w:cs="Calibri"/>
        </w:rPr>
        <w:t xml:space="preserve"> </w:t>
      </w:r>
      <w:r w:rsidRPr="00676A47">
        <w:rPr>
          <w:rFonts w:ascii="Calibri" w:hAnsi="Calibri" w:cs="Calibri"/>
        </w:rPr>
        <w:br/>
      </w:r>
      <w:r w:rsidR="6FAD7F08" w:rsidRPr="00676A47">
        <w:rPr>
          <w:rFonts w:ascii="Calibri" w:hAnsi="Calibri" w:cs="Calibri"/>
        </w:rPr>
        <w:t xml:space="preserve">At a functional level, it is important to remember that the eye level and </w:t>
      </w:r>
      <w:r w:rsidR="004716B2">
        <w:rPr>
          <w:rFonts w:ascii="Calibri" w:hAnsi="Calibri" w:cs="Calibri"/>
        </w:rPr>
        <w:t xml:space="preserve">arm </w:t>
      </w:r>
      <w:r w:rsidR="6FAD7F08" w:rsidRPr="00E3365A">
        <w:rPr>
          <w:rFonts w:ascii="Calibri" w:hAnsi="Calibri" w:cs="Calibri"/>
        </w:rPr>
        <w:t>reach of a small child is much different than that of an average</w:t>
      </w:r>
      <w:r w:rsidR="004716B2">
        <w:rPr>
          <w:rFonts w:ascii="Calibri" w:hAnsi="Calibri" w:cs="Calibri"/>
        </w:rPr>
        <w:t>-</w:t>
      </w:r>
      <w:r w:rsidR="6FAD7F08" w:rsidRPr="00AC154F">
        <w:rPr>
          <w:rFonts w:ascii="Calibri" w:hAnsi="Calibri" w:cs="Calibri"/>
        </w:rPr>
        <w:t>sized adult. This consideration should inform the selection and placement of the physical elements the child interacts with. For example</w:t>
      </w:r>
      <w:r w:rsidR="5B4221D8" w:rsidRPr="00AC154F">
        <w:rPr>
          <w:rFonts w:ascii="Calibri" w:hAnsi="Calibri" w:cs="Calibri"/>
        </w:rPr>
        <w:t xml:space="preserve">, a windowsill placed lower </w:t>
      </w:r>
      <w:r w:rsidR="00D0763B" w:rsidRPr="00AC154F">
        <w:rPr>
          <w:rFonts w:ascii="Calibri" w:hAnsi="Calibri" w:cs="Calibri"/>
        </w:rPr>
        <w:t>on</w:t>
      </w:r>
      <w:r w:rsidR="5B4221D8" w:rsidRPr="00AC154F">
        <w:rPr>
          <w:rFonts w:ascii="Calibri" w:hAnsi="Calibri" w:cs="Calibri"/>
        </w:rPr>
        <w:t xml:space="preserve"> the floor might allow </w:t>
      </w:r>
      <w:r w:rsidR="0086591F">
        <w:rPr>
          <w:rFonts w:ascii="Calibri" w:hAnsi="Calibri" w:cs="Calibri"/>
        </w:rPr>
        <w:t>a</w:t>
      </w:r>
      <w:r w:rsidR="0086591F" w:rsidRPr="00E3365A">
        <w:rPr>
          <w:rFonts w:ascii="Calibri" w:hAnsi="Calibri" w:cs="Calibri"/>
        </w:rPr>
        <w:t xml:space="preserve"> </w:t>
      </w:r>
      <w:r w:rsidR="5B4221D8" w:rsidRPr="00E3365A">
        <w:rPr>
          <w:rFonts w:ascii="Calibri" w:hAnsi="Calibri" w:cs="Calibri"/>
        </w:rPr>
        <w:t>small child to benefit from the view.</w:t>
      </w:r>
    </w:p>
    <w:p w14:paraId="22B87080" w14:textId="5F06F97E" w:rsidR="73C941E6" w:rsidRPr="00676A47" w:rsidRDefault="73C941E6" w:rsidP="00E3365A">
      <w:pPr>
        <w:spacing w:after="0" w:line="240" w:lineRule="auto"/>
        <w:rPr>
          <w:rFonts w:ascii="Calibri" w:hAnsi="Calibri" w:cs="Calibri"/>
        </w:rPr>
      </w:pPr>
    </w:p>
    <w:p w14:paraId="1CF93214" w14:textId="3DDB740C" w:rsidR="6D4E6CFF" w:rsidRDefault="6D4E6CFF" w:rsidP="00EB58B1">
      <w:pPr>
        <w:spacing w:after="0" w:line="240" w:lineRule="auto"/>
        <w:rPr>
          <w:rFonts w:ascii="Calibri" w:hAnsi="Calibri" w:cs="Calibri"/>
        </w:rPr>
      </w:pPr>
      <w:r w:rsidRPr="00676A47">
        <w:rPr>
          <w:rFonts w:ascii="Calibri" w:hAnsi="Calibri" w:cs="Calibri"/>
        </w:rPr>
        <w:t xml:space="preserve">The </w:t>
      </w:r>
      <w:r w:rsidR="004716B2">
        <w:rPr>
          <w:rFonts w:ascii="Calibri" w:hAnsi="Calibri" w:cs="Calibri"/>
        </w:rPr>
        <w:t>s</w:t>
      </w:r>
      <w:r w:rsidRPr="00E3365A">
        <w:rPr>
          <w:rFonts w:ascii="Calibri" w:hAnsi="Calibri" w:cs="Calibri"/>
        </w:rPr>
        <w:t>cale of rooms and spaces should also be considered. An unusually long hallway or an overly large, cavernous space has the effect of making small children feel lost and unfamiliar with their surroundings.</w:t>
      </w:r>
    </w:p>
    <w:p w14:paraId="6C579C05" w14:textId="77777777" w:rsidR="006B0C89" w:rsidRDefault="006B0C89" w:rsidP="00EB58B1">
      <w:pPr>
        <w:spacing w:after="0" w:line="240" w:lineRule="auto"/>
        <w:rPr>
          <w:rFonts w:ascii="Calibri" w:hAnsi="Calibri" w:cs="Calibri"/>
        </w:rPr>
      </w:pPr>
    </w:p>
    <w:p w14:paraId="3EB1DC18" w14:textId="29B7D77B" w:rsidR="006B0C89" w:rsidRDefault="006B0C89" w:rsidP="006B0C89">
      <w:pPr>
        <w:spacing w:after="0" w:line="240" w:lineRule="auto"/>
        <w:rPr>
          <w:rFonts w:ascii="Calibri" w:hAnsi="Calibri" w:cs="Calibri"/>
        </w:rPr>
      </w:pPr>
      <w:r w:rsidRPr="0058536E">
        <w:rPr>
          <w:rFonts w:ascii="Calibri" w:hAnsi="Calibri" w:cs="Calibri"/>
        </w:rPr>
        <w:lastRenderedPageBreak/>
        <w:t>The psychology behind shape suggests that the human brain associates sharp angles with alertness and potential threats, while curving shapes, which occur more natural</w:t>
      </w:r>
      <w:r w:rsidR="00004D74">
        <w:rPr>
          <w:rFonts w:ascii="Calibri" w:hAnsi="Calibri" w:cs="Calibri"/>
        </w:rPr>
        <w:t>ly</w:t>
      </w:r>
      <w:r w:rsidRPr="0058536E">
        <w:rPr>
          <w:rFonts w:ascii="Calibri" w:hAnsi="Calibri" w:cs="Calibri"/>
        </w:rPr>
        <w:t xml:space="preserve"> in nature, convey safety and approachability. The principle of biophilia is not new, and there are many ways in which we can introduce it into our spaces, lighting shapes, furniture shapes, and materiality. Research suggests that curved forms are consistently rated as more pleasing and less threatening </w:t>
      </w:r>
      <w:r w:rsidRPr="00C72AB4">
        <w:rPr>
          <w:rFonts w:ascii="Calibri" w:hAnsi="Calibri" w:cs="Calibri"/>
          <w:sz w:val="28"/>
          <w:szCs w:val="28"/>
          <w:highlight w:val="yellow"/>
          <w:rPrChange w:id="0" w:author="Alex Wickes" w:date="2025-11-07T10:25:00Z" w16du:dateUtc="2025-11-07T16:25:00Z">
            <w:rPr>
              <w:rFonts w:ascii="Calibri" w:hAnsi="Calibri" w:cs="Calibri"/>
            </w:rPr>
          </w:rPrChange>
        </w:rPr>
        <w:t>(</w:t>
      </w:r>
      <w:r w:rsidRPr="00C72AB4">
        <w:rPr>
          <w:rFonts w:ascii="Calibri" w:hAnsi="Calibri" w:cs="Calibri"/>
          <w:highlight w:val="yellow"/>
          <w:rPrChange w:id="1" w:author="Alex Wickes" w:date="2025-11-07T10:25:00Z" w16du:dateUtc="2025-11-07T16:25:00Z">
            <w:rPr>
              <w:rFonts w:ascii="Calibri" w:hAnsi="Calibri" w:cs="Calibri"/>
            </w:rPr>
          </w:rPrChange>
        </w:rPr>
        <w:t>Bar &amp; Neta, 2007)</w:t>
      </w:r>
      <w:r w:rsidRPr="0058536E">
        <w:rPr>
          <w:rFonts w:ascii="Calibri" w:hAnsi="Calibri" w:cs="Calibri"/>
        </w:rPr>
        <w:t xml:space="preserve">. These forms can help soften the interior environment and possibly create intuitive emotional cues. </w:t>
      </w:r>
    </w:p>
    <w:p w14:paraId="2C350B2F" w14:textId="77777777" w:rsidR="00004D74" w:rsidRPr="0058536E" w:rsidRDefault="00004D74" w:rsidP="006B0C89">
      <w:pPr>
        <w:spacing w:after="0" w:line="240" w:lineRule="auto"/>
        <w:rPr>
          <w:rFonts w:ascii="Calibri" w:hAnsi="Calibri" w:cs="Calibri"/>
        </w:rPr>
      </w:pPr>
    </w:p>
    <w:p w14:paraId="48555E55" w14:textId="3DCAD315" w:rsidR="006B0C89" w:rsidRDefault="006B0C89" w:rsidP="006B0C89">
      <w:pPr>
        <w:spacing w:after="0" w:line="240" w:lineRule="auto"/>
        <w:rPr>
          <w:rFonts w:ascii="Calibri" w:hAnsi="Calibri" w:cs="Calibri"/>
        </w:rPr>
      </w:pPr>
      <w:r w:rsidRPr="0058536E">
        <w:rPr>
          <w:rFonts w:ascii="Calibri" w:hAnsi="Calibri" w:cs="Calibri"/>
        </w:rPr>
        <w:t xml:space="preserve">This idea is reinforced by developing psychology studies. In </w:t>
      </w:r>
      <w:r w:rsidRPr="00C72AB4">
        <w:rPr>
          <w:rFonts w:ascii="Calibri" w:hAnsi="Calibri" w:cs="Calibri"/>
          <w:highlight w:val="yellow"/>
          <w:rPrChange w:id="2" w:author="Alex Wickes" w:date="2025-11-07T10:25:00Z" w16du:dateUtc="2025-11-07T16:25:00Z">
            <w:rPr>
              <w:rFonts w:ascii="Calibri" w:hAnsi="Calibri" w:cs="Calibri"/>
            </w:rPr>
          </w:rPrChange>
        </w:rPr>
        <w:t>(Martin &amp; Ochsner, 2016)</w:t>
      </w:r>
      <w:r w:rsidRPr="0058536E">
        <w:rPr>
          <w:rFonts w:ascii="Calibri" w:hAnsi="Calibri" w:cs="Calibri"/>
        </w:rPr>
        <w:t xml:space="preserve"> the systems in the brain responsible for emotion and regulation</w:t>
      </w:r>
      <w:r w:rsidR="00004D74">
        <w:rPr>
          <w:rFonts w:ascii="Calibri" w:hAnsi="Calibri" w:cs="Calibri"/>
        </w:rPr>
        <w:t xml:space="preserve"> –</w:t>
      </w:r>
      <w:r w:rsidRPr="0058536E">
        <w:rPr>
          <w:rFonts w:ascii="Calibri" w:hAnsi="Calibri" w:cs="Calibri"/>
        </w:rPr>
        <w:t xml:space="preserve"> particularly the prefrontal cortex </w:t>
      </w:r>
      <w:r w:rsidR="00004D74">
        <w:rPr>
          <w:rFonts w:ascii="Calibri" w:hAnsi="Calibri" w:cs="Calibri"/>
        </w:rPr>
        <w:t xml:space="preserve">– </w:t>
      </w:r>
      <w:r w:rsidRPr="0058536E">
        <w:rPr>
          <w:rFonts w:ascii="Calibri" w:hAnsi="Calibri" w:cs="Calibri"/>
        </w:rPr>
        <w:t xml:space="preserve">mature more slowly than the reactive emotion centers, such as the amygdala. As a result, children can be more sensitive to environmental stressors and have fewer tools to self-regulate. Since heightened emotional states can impair attention and learning, spatial environments that help to reduce stress and perceived threats can support a child’s emotional regulation and cognitive learning functions. Here </w:t>
      </w:r>
      <w:proofErr w:type="gramStart"/>
      <w:r w:rsidRPr="0058536E">
        <w:rPr>
          <w:rFonts w:ascii="Calibri" w:hAnsi="Calibri" w:cs="Calibri"/>
        </w:rPr>
        <w:t>is</w:t>
      </w:r>
      <w:proofErr w:type="gramEnd"/>
      <w:r w:rsidRPr="0058536E">
        <w:rPr>
          <w:rFonts w:ascii="Calibri" w:hAnsi="Calibri" w:cs="Calibri"/>
        </w:rPr>
        <w:t xml:space="preserve"> where environmental cues can help: soft shapes and soothing spatial geometry can support feelings of emotional safety by acting as a nonverbal, co-regulatory tool in </w:t>
      </w:r>
      <w:proofErr w:type="gramStart"/>
      <w:r w:rsidRPr="0058536E">
        <w:rPr>
          <w:rFonts w:ascii="Calibri" w:hAnsi="Calibri" w:cs="Calibri"/>
        </w:rPr>
        <w:t>spaces</w:t>
      </w:r>
      <w:proofErr w:type="gramEnd"/>
      <w:r w:rsidRPr="0058536E">
        <w:rPr>
          <w:rFonts w:ascii="Calibri" w:hAnsi="Calibri" w:cs="Calibri"/>
        </w:rPr>
        <w:t>. These small spatial gestures can make a big difference if they calm the nervous system and allow the cognitive learning process to function more effectively.</w:t>
      </w:r>
    </w:p>
    <w:p w14:paraId="63BAC59F" w14:textId="77777777" w:rsidR="00004D74" w:rsidRPr="0058536E" w:rsidRDefault="00004D74" w:rsidP="006B0C89">
      <w:pPr>
        <w:spacing w:after="0" w:line="240" w:lineRule="auto"/>
        <w:rPr>
          <w:rFonts w:ascii="Calibri" w:hAnsi="Calibri" w:cs="Calibri"/>
        </w:rPr>
      </w:pPr>
    </w:p>
    <w:p w14:paraId="0E10C603" w14:textId="77777777" w:rsidR="006B0C89" w:rsidRPr="0058536E" w:rsidRDefault="006B0C89" w:rsidP="006B0C89">
      <w:pPr>
        <w:spacing w:after="0" w:line="240" w:lineRule="auto"/>
        <w:rPr>
          <w:rFonts w:ascii="Calibri" w:hAnsi="Calibri" w:cs="Calibri"/>
        </w:rPr>
      </w:pPr>
      <w:r w:rsidRPr="0058536E">
        <w:rPr>
          <w:rFonts w:ascii="Calibri" w:hAnsi="Calibri" w:cs="Calibri"/>
        </w:rPr>
        <w:t xml:space="preserve">This idea can be explored in Pfluger’s design for Hidden Lake Elementary School. In the shared learning space, organic moss-like seating elements invite play and comfort. Their soft, rounded forms serve as whimsical visual anchors but also as tactile, grounded places for rest or play. Overhead large, curved LED light fixtures mimic natural forms – the soft seat below helping to unify the space visually. All together, these elements transform the learning environment into one that is emotionally accessible and engaging. </w:t>
      </w:r>
    </w:p>
    <w:p w14:paraId="3489207B" w14:textId="77777777" w:rsidR="006B0C89" w:rsidRPr="0058536E" w:rsidRDefault="006B0C89" w:rsidP="006B0C89">
      <w:pPr>
        <w:spacing w:after="0" w:line="240" w:lineRule="auto"/>
        <w:rPr>
          <w:rFonts w:ascii="Calibri" w:hAnsi="Calibri" w:cs="Calibri"/>
        </w:rPr>
      </w:pPr>
      <w:r w:rsidRPr="0058536E">
        <w:rPr>
          <w:rFonts w:ascii="Calibri" w:hAnsi="Calibri" w:cs="Calibri"/>
          <w:noProof/>
        </w:rPr>
        <w:lastRenderedPageBreak/>
        <w:drawing>
          <wp:inline distT="0" distB="0" distL="0" distR="0" wp14:anchorId="7F5A7CB5" wp14:editId="4D6F23DD">
            <wp:extent cx="5943600" cy="3952875"/>
            <wp:effectExtent l="0" t="0" r="0" b="9525"/>
            <wp:docPr id="1795367218" name="Picture 2" descr="A group of children in a class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181366" name="Picture 2" descr="A group of children in a classroom&#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952875"/>
                    </a:xfrm>
                    <a:prstGeom prst="rect">
                      <a:avLst/>
                    </a:prstGeom>
                    <a:noFill/>
                    <a:ln>
                      <a:noFill/>
                    </a:ln>
                  </pic:spPr>
                </pic:pic>
              </a:graphicData>
            </a:graphic>
          </wp:inline>
        </w:drawing>
      </w:r>
    </w:p>
    <w:p w14:paraId="0BAFDBCA" w14:textId="77777777" w:rsidR="006B0C89" w:rsidRPr="0058536E" w:rsidRDefault="006B0C89" w:rsidP="006B0C89">
      <w:pPr>
        <w:spacing w:after="0" w:line="240" w:lineRule="auto"/>
        <w:rPr>
          <w:rFonts w:ascii="Calibri" w:hAnsi="Calibri" w:cs="Calibri"/>
        </w:rPr>
      </w:pPr>
      <w:commentRangeStart w:id="3"/>
      <w:r w:rsidRPr="0058536E">
        <w:rPr>
          <w:rFonts w:ascii="Calibri" w:hAnsi="Calibri" w:cs="Calibri"/>
        </w:rPr>
        <w:t>Shared Learning – Hidden Lake ES – Pfluger Architects, 2023</w:t>
      </w:r>
      <w:commentRangeEnd w:id="3"/>
      <w:r>
        <w:rPr>
          <w:rStyle w:val="CommentReference"/>
        </w:rPr>
        <w:commentReference w:id="3"/>
      </w:r>
    </w:p>
    <w:p w14:paraId="748F8456" w14:textId="77777777" w:rsidR="006B0C89" w:rsidRPr="0058536E" w:rsidRDefault="006B0C89" w:rsidP="006B0C89">
      <w:pPr>
        <w:spacing w:after="0" w:line="240" w:lineRule="auto"/>
        <w:rPr>
          <w:rFonts w:ascii="Calibri" w:hAnsi="Calibri" w:cs="Calibri"/>
        </w:rPr>
      </w:pPr>
    </w:p>
    <w:p w14:paraId="40D4BAAC" w14:textId="77777777" w:rsidR="006B0C89" w:rsidRPr="0058536E" w:rsidRDefault="006B0C89" w:rsidP="006B0C89">
      <w:pPr>
        <w:spacing w:after="0" w:line="240" w:lineRule="auto"/>
        <w:rPr>
          <w:rFonts w:ascii="Calibri" w:hAnsi="Calibri" w:cs="Calibri"/>
        </w:rPr>
      </w:pPr>
    </w:p>
    <w:p w14:paraId="3C0A33D3" w14:textId="77777777" w:rsidR="006B0C89" w:rsidRPr="0058536E" w:rsidRDefault="00000000" w:rsidP="006B0C89">
      <w:pPr>
        <w:spacing w:after="0" w:line="240" w:lineRule="auto"/>
        <w:rPr>
          <w:rFonts w:ascii="Calibri" w:hAnsi="Calibri" w:cs="Calibri"/>
        </w:rPr>
      </w:pPr>
      <w:r>
        <w:rPr>
          <w:rFonts w:ascii="Calibri" w:hAnsi="Calibri" w:cs="Calibri"/>
          <w:noProof/>
        </w:rPr>
        <w:pict w14:anchorId="3BBFB5B8">
          <v:rect id="_x0000_i1025" alt="" style="width:468pt;height:.05pt;mso-width-percent:0;mso-height-percent:0;mso-width-percent:0;mso-height-percent:0" o:hralign="center" o:hrstd="t" o:hr="t" fillcolor="#a0a0a0" stroked="f"/>
        </w:pict>
      </w:r>
    </w:p>
    <w:p w14:paraId="6E72E93C" w14:textId="77777777" w:rsidR="006B0C89" w:rsidRPr="00676A47" w:rsidRDefault="006B0C89" w:rsidP="006B0C89">
      <w:pPr>
        <w:spacing w:after="0" w:line="240" w:lineRule="auto"/>
        <w:rPr>
          <w:rFonts w:ascii="Calibri" w:hAnsi="Calibri" w:cs="Calibri"/>
          <w:lang w:val="fr-FR"/>
        </w:rPr>
      </w:pPr>
      <w:r w:rsidRPr="0058536E">
        <w:rPr>
          <w:rFonts w:ascii="Calibri" w:hAnsi="Calibri" w:cs="Calibri"/>
        </w:rPr>
        <w:t xml:space="preserve">Bar, M., &amp; Neta, M. (2007). Visual elements of subjective preference modulate amygdala activation. </w:t>
      </w:r>
      <w:proofErr w:type="spellStart"/>
      <w:r w:rsidRPr="00676A47">
        <w:rPr>
          <w:rFonts w:ascii="Calibri" w:hAnsi="Calibri" w:cs="Calibri"/>
          <w:lang w:val="fr-FR"/>
        </w:rPr>
        <w:t>Neuropsychologia</w:t>
      </w:r>
      <w:proofErr w:type="spellEnd"/>
      <w:r w:rsidRPr="00676A47">
        <w:rPr>
          <w:rFonts w:ascii="Calibri" w:hAnsi="Calibri" w:cs="Calibri"/>
          <w:lang w:val="fr-FR"/>
        </w:rPr>
        <w:t>, 45(10), 2191–2200. https://doi.org/10.1016/j.neuropsychologia.2007.03.017</w:t>
      </w:r>
    </w:p>
    <w:p w14:paraId="496A9CDB" w14:textId="77777777" w:rsidR="006B0C89" w:rsidRPr="0058536E" w:rsidRDefault="006B0C89" w:rsidP="006B0C89">
      <w:pPr>
        <w:spacing w:after="0" w:line="240" w:lineRule="auto"/>
        <w:rPr>
          <w:rFonts w:ascii="Calibri" w:hAnsi="Calibri" w:cs="Calibri"/>
        </w:rPr>
      </w:pPr>
      <w:r w:rsidRPr="00676A47">
        <w:rPr>
          <w:rFonts w:ascii="Calibri" w:hAnsi="Calibri" w:cs="Calibri"/>
          <w:lang w:val="fr-FR"/>
        </w:rPr>
        <w:t xml:space="preserve">Martin, R. E., &amp; </w:t>
      </w:r>
      <w:proofErr w:type="spellStart"/>
      <w:r w:rsidRPr="00676A47">
        <w:rPr>
          <w:rFonts w:ascii="Calibri" w:hAnsi="Calibri" w:cs="Calibri"/>
          <w:lang w:val="fr-FR"/>
        </w:rPr>
        <w:t>Ochsner</w:t>
      </w:r>
      <w:proofErr w:type="spellEnd"/>
      <w:r w:rsidRPr="00676A47">
        <w:rPr>
          <w:rFonts w:ascii="Calibri" w:hAnsi="Calibri" w:cs="Calibri"/>
          <w:lang w:val="fr-FR"/>
        </w:rPr>
        <w:t xml:space="preserve">, K. N. (2016). </w:t>
      </w:r>
      <w:r w:rsidRPr="0058536E">
        <w:rPr>
          <w:rFonts w:ascii="Calibri" w:hAnsi="Calibri" w:cs="Calibri"/>
        </w:rPr>
        <w:t>The neuroscience of emotion regulation development: Implications for education. Current Opinion in Behavioral Sciences, 10, 142–148. https://doi.org/10.1016/j.cobeha.2016.06.006</w:t>
      </w:r>
    </w:p>
    <w:p w14:paraId="1A10535B" w14:textId="77777777" w:rsidR="006B0C89" w:rsidRPr="0058536E" w:rsidRDefault="006B0C89" w:rsidP="006B0C89">
      <w:pPr>
        <w:spacing w:after="0" w:line="240" w:lineRule="auto"/>
        <w:rPr>
          <w:rFonts w:ascii="Calibri" w:hAnsi="Calibri" w:cs="Calibri"/>
        </w:rPr>
      </w:pPr>
      <w:r w:rsidRPr="0058536E">
        <w:rPr>
          <w:rFonts w:ascii="Calibri" w:hAnsi="Calibri" w:cs="Calibri"/>
        </w:rPr>
        <w:t xml:space="preserve">Vartanian, O., Navarrete, G., Chatterjee, A., Fich, L. B., Leder, H., </w:t>
      </w:r>
      <w:proofErr w:type="spellStart"/>
      <w:r w:rsidRPr="0058536E">
        <w:rPr>
          <w:rFonts w:ascii="Calibri" w:hAnsi="Calibri" w:cs="Calibri"/>
        </w:rPr>
        <w:t>Modrono</w:t>
      </w:r>
      <w:proofErr w:type="spellEnd"/>
      <w:r w:rsidRPr="0058536E">
        <w:rPr>
          <w:rFonts w:ascii="Calibri" w:hAnsi="Calibri" w:cs="Calibri"/>
        </w:rPr>
        <w:t xml:space="preserve">, C., ... &amp; Skov, M. (2013). Impact of contour on aesthetic judgments and approach-avoidance decisions in architecture. Proceedings of the National Academy of Sciences, 110(Supplement_2), 10446–10453. </w:t>
      </w:r>
      <w:hyperlink r:id="rId13" w:history="1">
        <w:r w:rsidRPr="0058536E">
          <w:rPr>
            <w:rStyle w:val="Hyperlink"/>
            <w:rFonts w:ascii="Calibri" w:hAnsi="Calibri" w:cs="Calibri"/>
          </w:rPr>
          <w:t>https://doi.org/10.1073/pnas.1301227110</w:t>
        </w:r>
      </w:hyperlink>
    </w:p>
    <w:p w14:paraId="43C15E43" w14:textId="77777777" w:rsidR="006B0C89" w:rsidRPr="00676A47" w:rsidRDefault="006B0C89" w:rsidP="00676A47">
      <w:pPr>
        <w:spacing w:after="0" w:line="240" w:lineRule="auto"/>
        <w:rPr>
          <w:rFonts w:ascii="Calibri" w:hAnsi="Calibri" w:cs="Calibri"/>
        </w:rPr>
      </w:pPr>
    </w:p>
    <w:p w14:paraId="498CFA05" w14:textId="066CB4F0" w:rsidR="00004D74" w:rsidRPr="0058536E" w:rsidRDefault="00004D74" w:rsidP="00004D74">
      <w:pPr>
        <w:spacing w:after="0" w:line="240" w:lineRule="auto"/>
        <w:rPr>
          <w:rFonts w:ascii="Calibri" w:hAnsi="Calibri" w:cs="Calibri"/>
        </w:rPr>
      </w:pPr>
      <w:r w:rsidRPr="0058536E">
        <w:rPr>
          <w:rFonts w:ascii="Calibri" w:hAnsi="Calibri" w:cs="Calibri"/>
        </w:rPr>
        <w:t xml:space="preserve">Color is </w:t>
      </w:r>
      <w:r>
        <w:rPr>
          <w:rFonts w:ascii="Calibri" w:hAnsi="Calibri" w:cs="Calibri"/>
        </w:rPr>
        <w:t>C</w:t>
      </w:r>
      <w:r w:rsidRPr="0058536E">
        <w:rPr>
          <w:rFonts w:ascii="Calibri" w:hAnsi="Calibri" w:cs="Calibri"/>
        </w:rPr>
        <w:t xml:space="preserve">ultural </w:t>
      </w:r>
    </w:p>
    <w:p w14:paraId="406065D0" w14:textId="77777777" w:rsidR="00004D74" w:rsidRPr="0058536E" w:rsidRDefault="00004D74" w:rsidP="00004D74">
      <w:pPr>
        <w:spacing w:after="0" w:line="240" w:lineRule="auto"/>
        <w:rPr>
          <w:rFonts w:ascii="Calibri" w:hAnsi="Calibri" w:cs="Calibri"/>
        </w:rPr>
      </w:pPr>
      <w:r w:rsidRPr="0058536E">
        <w:rPr>
          <w:rFonts w:ascii="Calibri" w:hAnsi="Calibri" w:cs="Calibri"/>
          <w:noProof/>
        </w:rPr>
        <w:lastRenderedPageBreak/>
        <w:drawing>
          <wp:inline distT="0" distB="0" distL="0" distR="0" wp14:anchorId="6DFB13E2" wp14:editId="10BF0E30">
            <wp:extent cx="5934075" cy="3962400"/>
            <wp:effectExtent l="0" t="0" r="9525" b="0"/>
            <wp:docPr id="1562083945" name="Picture 1" descr="A group of people sitting in a large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083945" name="Picture 1" descr="A group of people sitting in a large room&#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4075" cy="3962400"/>
                    </a:xfrm>
                    <a:prstGeom prst="rect">
                      <a:avLst/>
                    </a:prstGeom>
                    <a:noFill/>
                    <a:ln>
                      <a:noFill/>
                    </a:ln>
                  </pic:spPr>
                </pic:pic>
              </a:graphicData>
            </a:graphic>
          </wp:inline>
        </w:drawing>
      </w:r>
    </w:p>
    <w:p w14:paraId="4D2EA7CA" w14:textId="77777777" w:rsidR="00004D74" w:rsidRDefault="00004D74" w:rsidP="00004D74">
      <w:pPr>
        <w:spacing w:after="0" w:line="240" w:lineRule="auto"/>
        <w:rPr>
          <w:rFonts w:ascii="Calibri" w:hAnsi="Calibri" w:cs="Calibri"/>
        </w:rPr>
      </w:pPr>
      <w:r w:rsidRPr="0058536E">
        <w:rPr>
          <w:rFonts w:ascii="Calibri" w:hAnsi="Calibri" w:cs="Calibri"/>
        </w:rPr>
        <w:t xml:space="preserve">Color Tuning a Cafeteria – George Peabody ES – Pfluger Architects, 2024 </w:t>
      </w:r>
    </w:p>
    <w:p w14:paraId="5F3E5FBB" w14:textId="77777777" w:rsidR="00004D74" w:rsidRPr="0058536E" w:rsidRDefault="00004D74" w:rsidP="00004D74">
      <w:pPr>
        <w:spacing w:after="0" w:line="240" w:lineRule="auto"/>
        <w:rPr>
          <w:rFonts w:ascii="Calibri" w:hAnsi="Calibri" w:cs="Calibri"/>
        </w:rPr>
      </w:pPr>
    </w:p>
    <w:p w14:paraId="6FFDDE2A" w14:textId="77777777" w:rsidR="00004D74" w:rsidRDefault="00004D74" w:rsidP="00004D74">
      <w:pPr>
        <w:spacing w:after="0" w:line="240" w:lineRule="auto"/>
        <w:rPr>
          <w:rFonts w:ascii="Calibri" w:hAnsi="Calibri" w:cs="Calibri"/>
        </w:rPr>
      </w:pPr>
      <w:r w:rsidRPr="0058536E">
        <w:rPr>
          <w:rFonts w:ascii="Calibri" w:hAnsi="Calibri" w:cs="Calibri"/>
        </w:rPr>
        <w:t xml:space="preserve">Color can play a profound role in shaping a child’s sensory perception and emotional response, which is crucial when designing </w:t>
      </w:r>
      <w:r>
        <w:rPr>
          <w:rFonts w:ascii="Calibri" w:hAnsi="Calibri" w:cs="Calibri"/>
        </w:rPr>
        <w:t xml:space="preserve">environments </w:t>
      </w:r>
      <w:r w:rsidRPr="0058536E">
        <w:rPr>
          <w:rFonts w:ascii="Calibri" w:hAnsi="Calibri" w:cs="Calibri"/>
        </w:rPr>
        <w:t xml:space="preserve">for learning and supporting cognitive development. While vibrant, highly saturated hues can energize </w:t>
      </w:r>
      <w:proofErr w:type="gramStart"/>
      <w:r w:rsidRPr="0058536E">
        <w:rPr>
          <w:rFonts w:ascii="Calibri" w:hAnsi="Calibri" w:cs="Calibri"/>
        </w:rPr>
        <w:t>a space</w:t>
      </w:r>
      <w:proofErr w:type="gramEnd"/>
      <w:r w:rsidRPr="0058536E">
        <w:rPr>
          <w:rFonts w:ascii="Calibri" w:hAnsi="Calibri" w:cs="Calibri"/>
        </w:rPr>
        <w:t xml:space="preserve">, research indicates that an overabundance or poor coordination of colors, along with large quantities of patterning can overstimulate children, especially those with sensory sensitivities (Maule, Skelton, &amp; Franklin, 2023). </w:t>
      </w:r>
    </w:p>
    <w:p w14:paraId="4A4B5B52" w14:textId="77777777" w:rsidR="00004D74" w:rsidRDefault="00004D74" w:rsidP="00004D74">
      <w:pPr>
        <w:spacing w:after="0" w:line="240" w:lineRule="auto"/>
        <w:rPr>
          <w:rFonts w:ascii="Calibri" w:hAnsi="Calibri" w:cs="Calibri"/>
        </w:rPr>
      </w:pPr>
    </w:p>
    <w:p w14:paraId="11E7D850" w14:textId="1D8BE3D4" w:rsidR="00004D74" w:rsidRPr="0058536E" w:rsidRDefault="00004D74" w:rsidP="00004D74">
      <w:pPr>
        <w:spacing w:after="0" w:line="240" w:lineRule="auto"/>
        <w:rPr>
          <w:rFonts w:ascii="Calibri" w:hAnsi="Calibri" w:cs="Calibri"/>
        </w:rPr>
      </w:pPr>
      <w:r w:rsidRPr="0058536E">
        <w:rPr>
          <w:rFonts w:ascii="Calibri" w:hAnsi="Calibri" w:cs="Calibri"/>
        </w:rPr>
        <w:t xml:space="preserve">We can use color when designing for belonging; color can reflect culture and help us acknowledge home environments. </w:t>
      </w:r>
      <w:r>
        <w:rPr>
          <w:rFonts w:ascii="Calibri" w:hAnsi="Calibri" w:cs="Calibri"/>
        </w:rPr>
        <w:t>For</w:t>
      </w:r>
      <w:r w:rsidRPr="0058536E">
        <w:rPr>
          <w:rFonts w:ascii="Calibri" w:hAnsi="Calibri" w:cs="Calibri"/>
        </w:rPr>
        <w:t xml:space="preserve"> example, historically in the United States, red has been associated with signals such as “stop” or “alarm.” Research indicate</w:t>
      </w:r>
      <w:r>
        <w:rPr>
          <w:rFonts w:ascii="Calibri" w:hAnsi="Calibri" w:cs="Calibri"/>
        </w:rPr>
        <w:t>s</w:t>
      </w:r>
      <w:r w:rsidRPr="0058536E">
        <w:rPr>
          <w:rFonts w:ascii="Calibri" w:hAnsi="Calibri" w:cs="Calibri"/>
        </w:rPr>
        <w:t xml:space="preserve"> that red can contribute to eye strain and irritability in specific contexts, particularly under prolonged exposure (Elliot &amp; Maier, 2014; Küller, </w:t>
      </w:r>
      <w:proofErr w:type="spellStart"/>
      <w:r w:rsidRPr="0058536E">
        <w:rPr>
          <w:rFonts w:ascii="Calibri" w:hAnsi="Calibri" w:cs="Calibri"/>
        </w:rPr>
        <w:t>Mikellides</w:t>
      </w:r>
      <w:proofErr w:type="spellEnd"/>
      <w:r w:rsidRPr="0058536E">
        <w:rPr>
          <w:rFonts w:ascii="Calibri" w:hAnsi="Calibri" w:cs="Calibri"/>
        </w:rPr>
        <w:t>, &amp; Janssens, 2009). Conversely, a study on Japanese elementary and high school students revealed a preference for red (Imai et al., 2020), underscoring the cultural influence on color preferences. Therefore, when designing spaces for children, to cultivate a feeling of belonging it is essential to consider context</w:t>
      </w:r>
      <w:r>
        <w:rPr>
          <w:rFonts w:ascii="Calibri" w:hAnsi="Calibri" w:cs="Calibri"/>
        </w:rPr>
        <w:t xml:space="preserve"> – </w:t>
      </w:r>
      <w:r w:rsidRPr="0058536E">
        <w:rPr>
          <w:rFonts w:ascii="Calibri" w:hAnsi="Calibri" w:cs="Calibri"/>
        </w:rPr>
        <w:t>and what “home” means for those students. In the case of George Peabody E</w:t>
      </w:r>
      <w:r>
        <w:rPr>
          <w:rFonts w:ascii="Calibri" w:hAnsi="Calibri" w:cs="Calibri"/>
        </w:rPr>
        <w:t xml:space="preserve">lementary </w:t>
      </w:r>
      <w:r w:rsidRPr="0058536E">
        <w:rPr>
          <w:rFonts w:ascii="Calibri" w:hAnsi="Calibri" w:cs="Calibri"/>
        </w:rPr>
        <w:t>S</w:t>
      </w:r>
      <w:r>
        <w:rPr>
          <w:rFonts w:ascii="Calibri" w:hAnsi="Calibri" w:cs="Calibri"/>
        </w:rPr>
        <w:t>chool</w:t>
      </w:r>
      <w:r w:rsidRPr="0058536E">
        <w:rPr>
          <w:rFonts w:ascii="Calibri" w:hAnsi="Calibri" w:cs="Calibri"/>
        </w:rPr>
        <w:t xml:space="preserve"> in Oak Cliff, colors were used as accents in an energized space like the cafeteria. The selected hues</w:t>
      </w:r>
      <w:r>
        <w:rPr>
          <w:rFonts w:ascii="Calibri" w:hAnsi="Calibri" w:cs="Calibri"/>
        </w:rPr>
        <w:t xml:space="preserve"> – </w:t>
      </w:r>
      <w:r w:rsidRPr="0058536E">
        <w:rPr>
          <w:rFonts w:ascii="Calibri" w:hAnsi="Calibri" w:cs="Calibri"/>
        </w:rPr>
        <w:t>purple, yellow, green, and blue</w:t>
      </w:r>
      <w:r>
        <w:rPr>
          <w:rFonts w:ascii="Calibri" w:hAnsi="Calibri" w:cs="Calibri"/>
        </w:rPr>
        <w:t xml:space="preserve"> – </w:t>
      </w:r>
      <w:r w:rsidRPr="0058536E">
        <w:rPr>
          <w:rFonts w:ascii="Calibri" w:hAnsi="Calibri" w:cs="Calibri"/>
        </w:rPr>
        <w:t>align with the top preferences for children while the remainder of the space remains neutral. With enhanced natural daylighting, the colors activate the environment without creating visual overwhelm (</w:t>
      </w:r>
      <w:proofErr w:type="spellStart"/>
      <w:r w:rsidRPr="0058536E">
        <w:rPr>
          <w:rFonts w:ascii="Calibri" w:hAnsi="Calibri" w:cs="Calibri"/>
        </w:rPr>
        <w:t>Glogar</w:t>
      </w:r>
      <w:proofErr w:type="spellEnd"/>
      <w:r w:rsidRPr="0058536E">
        <w:rPr>
          <w:rFonts w:ascii="Calibri" w:hAnsi="Calibri" w:cs="Calibri"/>
        </w:rPr>
        <w:t xml:space="preserve">, Kašparová, &amp; </w:t>
      </w:r>
      <w:proofErr w:type="spellStart"/>
      <w:r w:rsidRPr="0058536E">
        <w:rPr>
          <w:rFonts w:ascii="Calibri" w:hAnsi="Calibri" w:cs="Calibri"/>
        </w:rPr>
        <w:t>Máchová</w:t>
      </w:r>
      <w:proofErr w:type="spellEnd"/>
      <w:r w:rsidRPr="0058536E">
        <w:rPr>
          <w:rFonts w:ascii="Calibri" w:hAnsi="Calibri" w:cs="Calibri"/>
        </w:rPr>
        <w:t>, 2017; Maule et al., 2023).</w:t>
      </w:r>
    </w:p>
    <w:p w14:paraId="06622612" w14:textId="77777777" w:rsidR="00004D74" w:rsidRPr="0058536E" w:rsidRDefault="00000000" w:rsidP="00004D74">
      <w:pPr>
        <w:spacing w:after="0" w:line="240" w:lineRule="auto"/>
        <w:rPr>
          <w:rFonts w:ascii="Calibri" w:hAnsi="Calibri" w:cs="Calibri"/>
        </w:rPr>
      </w:pPr>
      <w:r>
        <w:rPr>
          <w:rFonts w:ascii="Calibri" w:hAnsi="Calibri" w:cs="Calibri"/>
          <w:noProof/>
        </w:rPr>
        <w:lastRenderedPageBreak/>
        <w:pict w14:anchorId="51B2704F">
          <v:rect id="_x0000_i1026" alt="" style="width:468pt;height:.05pt;mso-width-percent:0;mso-height-percent:0;mso-width-percent:0;mso-height-percent:0" o:hralign="center" o:hrstd="t" o:hr="t" fillcolor="#a0a0a0" stroked="f"/>
        </w:pict>
      </w:r>
    </w:p>
    <w:p w14:paraId="7E5B2C12" w14:textId="77777777" w:rsidR="00004D74" w:rsidRPr="0058536E" w:rsidRDefault="00004D74" w:rsidP="00004D74">
      <w:pPr>
        <w:spacing w:after="0" w:line="240" w:lineRule="auto"/>
        <w:rPr>
          <w:rFonts w:ascii="Calibri" w:hAnsi="Calibri" w:cs="Calibri"/>
        </w:rPr>
      </w:pPr>
      <w:r w:rsidRPr="00676A47">
        <w:rPr>
          <w:rFonts w:ascii="Calibri" w:hAnsi="Calibri" w:cs="Calibri"/>
          <w:lang w:val="fr-FR"/>
        </w:rPr>
        <w:t xml:space="preserve">Elliot, A. J., &amp; Maier, M. A. (2014). </w:t>
      </w:r>
      <w:r w:rsidRPr="0058536E">
        <w:rPr>
          <w:rFonts w:ascii="Calibri" w:hAnsi="Calibri" w:cs="Calibri"/>
        </w:rPr>
        <w:t>Color psychology: Effects of perceiving color on psychological functioning in humans. Annual Review of Psychology, 65, 95–120. https://doi.org/10.1146/annurev-psych-010213-115035</w:t>
      </w:r>
    </w:p>
    <w:p w14:paraId="0AB69CD6" w14:textId="77777777" w:rsidR="00004D74" w:rsidRPr="0058536E" w:rsidRDefault="00004D74" w:rsidP="00004D74">
      <w:pPr>
        <w:spacing w:after="0" w:line="240" w:lineRule="auto"/>
        <w:rPr>
          <w:rFonts w:ascii="Calibri" w:hAnsi="Calibri" w:cs="Calibri"/>
        </w:rPr>
      </w:pPr>
      <w:proofErr w:type="spellStart"/>
      <w:r w:rsidRPr="00676A47">
        <w:rPr>
          <w:rFonts w:ascii="Calibri" w:hAnsi="Calibri" w:cs="Calibri"/>
          <w:lang w:val="es-ES"/>
        </w:rPr>
        <w:t>Glogar</w:t>
      </w:r>
      <w:proofErr w:type="spellEnd"/>
      <w:r w:rsidRPr="00676A47">
        <w:rPr>
          <w:rFonts w:ascii="Calibri" w:hAnsi="Calibri" w:cs="Calibri"/>
          <w:lang w:val="es-ES"/>
        </w:rPr>
        <w:t xml:space="preserve">, P., </w:t>
      </w:r>
      <w:proofErr w:type="spellStart"/>
      <w:r w:rsidRPr="00676A47">
        <w:rPr>
          <w:rFonts w:ascii="Calibri" w:hAnsi="Calibri" w:cs="Calibri"/>
          <w:lang w:val="es-ES"/>
        </w:rPr>
        <w:t>Kašparová</w:t>
      </w:r>
      <w:proofErr w:type="spellEnd"/>
      <w:r w:rsidRPr="00676A47">
        <w:rPr>
          <w:rFonts w:ascii="Calibri" w:hAnsi="Calibri" w:cs="Calibri"/>
          <w:lang w:val="es-ES"/>
        </w:rPr>
        <w:t xml:space="preserve">, J., &amp; </w:t>
      </w:r>
      <w:proofErr w:type="spellStart"/>
      <w:r w:rsidRPr="00676A47">
        <w:rPr>
          <w:rFonts w:ascii="Calibri" w:hAnsi="Calibri" w:cs="Calibri"/>
          <w:lang w:val="es-ES"/>
        </w:rPr>
        <w:t>Máchová</w:t>
      </w:r>
      <w:proofErr w:type="spellEnd"/>
      <w:r w:rsidRPr="00676A47">
        <w:rPr>
          <w:rFonts w:ascii="Calibri" w:hAnsi="Calibri" w:cs="Calibri"/>
          <w:lang w:val="es-ES"/>
        </w:rPr>
        <w:t xml:space="preserve">, P. (2017). </w:t>
      </w:r>
      <w:r w:rsidRPr="0058536E">
        <w:rPr>
          <w:rFonts w:ascii="Calibri" w:hAnsi="Calibri" w:cs="Calibri"/>
        </w:rPr>
        <w:t xml:space="preserve">Preferences of colors and importance of color in working </w:t>
      </w:r>
      <w:proofErr w:type="gramStart"/>
      <w:r w:rsidRPr="0058536E">
        <w:rPr>
          <w:rFonts w:ascii="Calibri" w:hAnsi="Calibri" w:cs="Calibri"/>
        </w:rPr>
        <w:t>surrounding</w:t>
      </w:r>
      <w:proofErr w:type="gramEnd"/>
      <w:r w:rsidRPr="0058536E">
        <w:rPr>
          <w:rFonts w:ascii="Calibri" w:hAnsi="Calibri" w:cs="Calibri"/>
        </w:rPr>
        <w:t xml:space="preserve"> of elementary school children. In INTED2017 Proceedings (pp. 6578–6585). IATED. </w:t>
      </w:r>
      <w:hyperlink r:id="rId15" w:tgtFrame="_new" w:history="1">
        <w:r w:rsidRPr="0058536E">
          <w:rPr>
            <w:rStyle w:val="Hyperlink"/>
            <w:rFonts w:ascii="Calibri" w:hAnsi="Calibri" w:cs="Calibri"/>
          </w:rPr>
          <w:t>https://library.iated.org/view/GLOGAR2017PRE</w:t>
        </w:r>
      </w:hyperlink>
    </w:p>
    <w:p w14:paraId="1AAB7F9B" w14:textId="77777777" w:rsidR="00004D74" w:rsidRPr="0058536E" w:rsidRDefault="00004D74" w:rsidP="00004D74">
      <w:pPr>
        <w:spacing w:after="0" w:line="240" w:lineRule="auto"/>
        <w:rPr>
          <w:rFonts w:ascii="Calibri" w:hAnsi="Calibri" w:cs="Calibri"/>
        </w:rPr>
      </w:pPr>
      <w:r w:rsidRPr="00676A47">
        <w:rPr>
          <w:rFonts w:ascii="Calibri" w:hAnsi="Calibri" w:cs="Calibri"/>
          <w:lang w:val="es-ES"/>
        </w:rPr>
        <w:t xml:space="preserve">Imai, M., </w:t>
      </w:r>
      <w:proofErr w:type="spellStart"/>
      <w:r w:rsidRPr="00676A47">
        <w:rPr>
          <w:rFonts w:ascii="Calibri" w:hAnsi="Calibri" w:cs="Calibri"/>
          <w:lang w:val="es-ES"/>
        </w:rPr>
        <w:t>Saji</w:t>
      </w:r>
      <w:proofErr w:type="spellEnd"/>
      <w:r w:rsidRPr="00676A47">
        <w:rPr>
          <w:rFonts w:ascii="Calibri" w:hAnsi="Calibri" w:cs="Calibri"/>
          <w:lang w:val="es-ES"/>
        </w:rPr>
        <w:t xml:space="preserve">, N., </w:t>
      </w:r>
      <w:proofErr w:type="spellStart"/>
      <w:r w:rsidRPr="00676A47">
        <w:rPr>
          <w:rFonts w:ascii="Calibri" w:hAnsi="Calibri" w:cs="Calibri"/>
          <w:lang w:val="es-ES"/>
        </w:rPr>
        <w:t>Große</w:t>
      </w:r>
      <w:proofErr w:type="spellEnd"/>
      <w:r w:rsidRPr="00676A47">
        <w:rPr>
          <w:rFonts w:ascii="Calibri" w:hAnsi="Calibri" w:cs="Calibri"/>
          <w:lang w:val="es-ES"/>
        </w:rPr>
        <w:t xml:space="preserve">, G., </w:t>
      </w:r>
      <w:proofErr w:type="spellStart"/>
      <w:r w:rsidRPr="00676A47">
        <w:rPr>
          <w:rFonts w:ascii="Calibri" w:hAnsi="Calibri" w:cs="Calibri"/>
          <w:lang w:val="es-ES"/>
        </w:rPr>
        <w:t>Schulze</w:t>
      </w:r>
      <w:proofErr w:type="spellEnd"/>
      <w:r w:rsidRPr="00676A47">
        <w:rPr>
          <w:rFonts w:ascii="Calibri" w:hAnsi="Calibri" w:cs="Calibri"/>
          <w:lang w:val="es-ES"/>
        </w:rPr>
        <w:t xml:space="preserve">, C., Asano, M., &amp; </w:t>
      </w:r>
      <w:proofErr w:type="spellStart"/>
      <w:r w:rsidRPr="00676A47">
        <w:rPr>
          <w:rFonts w:ascii="Calibri" w:hAnsi="Calibri" w:cs="Calibri"/>
          <w:lang w:val="es-ES"/>
        </w:rPr>
        <w:t>Saalbach</w:t>
      </w:r>
      <w:proofErr w:type="spellEnd"/>
      <w:r w:rsidRPr="00676A47">
        <w:rPr>
          <w:rFonts w:ascii="Calibri" w:hAnsi="Calibri" w:cs="Calibri"/>
          <w:lang w:val="es-ES"/>
        </w:rPr>
        <w:t xml:space="preserve">, H. (2020). </w:t>
      </w:r>
      <w:r w:rsidRPr="0058536E">
        <w:rPr>
          <w:rFonts w:ascii="Calibri" w:hAnsi="Calibri" w:cs="Calibri"/>
        </w:rPr>
        <w:t>General mechanisms of color lexicon acquisition: Insights from comparison of German and Japanese speaking children. In Proceedings of the 42nd Annual Conference of the Cognitive Science Society (pp. 3315–3321).</w:t>
      </w:r>
    </w:p>
    <w:p w14:paraId="404B2A2F" w14:textId="77777777" w:rsidR="00004D74" w:rsidRPr="0058536E" w:rsidRDefault="00004D74" w:rsidP="00004D74">
      <w:pPr>
        <w:spacing w:after="0" w:line="240" w:lineRule="auto"/>
        <w:rPr>
          <w:rFonts w:ascii="Calibri" w:hAnsi="Calibri" w:cs="Calibri"/>
        </w:rPr>
      </w:pPr>
      <w:proofErr w:type="spellStart"/>
      <w:r w:rsidRPr="00676A47">
        <w:rPr>
          <w:rFonts w:ascii="Calibri" w:hAnsi="Calibri" w:cs="Calibri"/>
          <w:lang w:val="fr-FR"/>
        </w:rPr>
        <w:t>Küller</w:t>
      </w:r>
      <w:proofErr w:type="spellEnd"/>
      <w:r w:rsidRPr="00676A47">
        <w:rPr>
          <w:rFonts w:ascii="Calibri" w:hAnsi="Calibri" w:cs="Calibri"/>
          <w:lang w:val="fr-FR"/>
        </w:rPr>
        <w:t xml:space="preserve">, R., </w:t>
      </w:r>
      <w:proofErr w:type="spellStart"/>
      <w:r w:rsidRPr="00676A47">
        <w:rPr>
          <w:rFonts w:ascii="Calibri" w:hAnsi="Calibri" w:cs="Calibri"/>
          <w:lang w:val="fr-FR"/>
        </w:rPr>
        <w:t>Mikellides</w:t>
      </w:r>
      <w:proofErr w:type="spellEnd"/>
      <w:r w:rsidRPr="00676A47">
        <w:rPr>
          <w:rFonts w:ascii="Calibri" w:hAnsi="Calibri" w:cs="Calibri"/>
          <w:lang w:val="fr-FR"/>
        </w:rPr>
        <w:t xml:space="preserve">, B., &amp; Janssens, J. (2009). </w:t>
      </w:r>
      <w:r w:rsidRPr="0058536E">
        <w:rPr>
          <w:rFonts w:ascii="Calibri" w:hAnsi="Calibri" w:cs="Calibri"/>
        </w:rPr>
        <w:t>Color, arousal, and performance – A comparison of three experiments. Color Research &amp; Application, 34(2), 141–152. https://doi.org/10.1002/col.20476</w:t>
      </w:r>
    </w:p>
    <w:p w14:paraId="1E9E34DA" w14:textId="77777777" w:rsidR="00004D74" w:rsidRPr="0058536E" w:rsidRDefault="00004D74" w:rsidP="00004D74">
      <w:pPr>
        <w:spacing w:after="0" w:line="240" w:lineRule="auto"/>
        <w:rPr>
          <w:rFonts w:ascii="Calibri" w:hAnsi="Calibri" w:cs="Calibri"/>
        </w:rPr>
      </w:pPr>
      <w:r w:rsidRPr="0058536E">
        <w:rPr>
          <w:rFonts w:ascii="Calibri" w:hAnsi="Calibri" w:cs="Calibri"/>
        </w:rPr>
        <w:t xml:space="preserve">Maule, J., Skelton, A. E., &amp; Franklin, A. (2023). The development of color perception and cognition. Annual Review of Psychology, 74, 87–111. </w:t>
      </w:r>
      <w:hyperlink r:id="rId16" w:tgtFrame="_new" w:history="1">
        <w:r w:rsidRPr="0058536E">
          <w:rPr>
            <w:rStyle w:val="Hyperlink"/>
            <w:rFonts w:ascii="Calibri" w:hAnsi="Calibri" w:cs="Calibri"/>
          </w:rPr>
          <w:t>https://doi.org/10.1146/annurev-psych-032720-040512</w:t>
        </w:r>
      </w:hyperlink>
    </w:p>
    <w:p w14:paraId="365E58A0" w14:textId="77777777" w:rsidR="00004D74" w:rsidRPr="0058536E" w:rsidRDefault="00004D74" w:rsidP="00004D74">
      <w:pPr>
        <w:spacing w:after="0" w:line="240" w:lineRule="auto"/>
        <w:rPr>
          <w:rFonts w:ascii="Calibri" w:hAnsi="Calibri" w:cs="Calibri"/>
        </w:rPr>
      </w:pPr>
      <w:r w:rsidRPr="0058536E">
        <w:rPr>
          <w:rFonts w:ascii="Calibri" w:hAnsi="Calibri" w:cs="Calibri"/>
        </w:rPr>
        <w:t xml:space="preserve">Additional notes from 2024 NeoCon talk “20 Things Neuroscientist Wants You to Know” </w:t>
      </w:r>
    </w:p>
    <w:p w14:paraId="5C7ACC43" w14:textId="77777777" w:rsidR="00004D74" w:rsidRPr="0058536E" w:rsidRDefault="00004D74" w:rsidP="00004D74">
      <w:pPr>
        <w:spacing w:after="0" w:line="240" w:lineRule="auto"/>
        <w:rPr>
          <w:rFonts w:ascii="Calibri" w:hAnsi="Calibri" w:cs="Calibri"/>
        </w:rPr>
      </w:pPr>
      <w:r w:rsidRPr="0058536E">
        <w:rPr>
          <w:rFonts w:ascii="Calibri" w:hAnsi="Calibri" w:cs="Calibri"/>
        </w:rPr>
        <w:t xml:space="preserve">By Dr. Sally Augustin, </w:t>
      </w:r>
      <w:hyperlink r:id="rId17" w:history="1">
        <w:r w:rsidRPr="0058536E">
          <w:rPr>
            <w:rStyle w:val="Hyperlink"/>
            <w:rFonts w:ascii="Calibri" w:hAnsi="Calibri" w:cs="Calibri"/>
          </w:rPr>
          <w:t>Design with Science</w:t>
        </w:r>
      </w:hyperlink>
    </w:p>
    <w:p w14:paraId="50C912EF" w14:textId="002BC68F" w:rsidR="5444D158" w:rsidRDefault="5444D158" w:rsidP="00EB58B1">
      <w:pPr>
        <w:spacing w:after="0" w:line="240" w:lineRule="auto"/>
        <w:rPr>
          <w:rFonts w:ascii="Calibri" w:hAnsi="Calibri" w:cs="Calibri"/>
        </w:rPr>
      </w:pPr>
    </w:p>
    <w:p w14:paraId="49B2D6E9" w14:textId="77777777" w:rsidR="00004D74" w:rsidRPr="00676A47" w:rsidRDefault="00004D74" w:rsidP="00676A47">
      <w:pPr>
        <w:spacing w:after="0" w:line="240" w:lineRule="auto"/>
        <w:rPr>
          <w:rFonts w:ascii="Calibri" w:hAnsi="Calibri" w:cs="Calibri"/>
        </w:rPr>
      </w:pPr>
    </w:p>
    <w:p w14:paraId="5CFBEDDF" w14:textId="21109CE4" w:rsidR="05254B57" w:rsidRPr="00676A47" w:rsidRDefault="05254B57" w:rsidP="00676A47">
      <w:pPr>
        <w:spacing w:after="0" w:line="240" w:lineRule="auto"/>
        <w:rPr>
          <w:rFonts w:ascii="Calibri" w:hAnsi="Calibri" w:cs="Calibri"/>
        </w:rPr>
      </w:pPr>
      <w:r w:rsidRPr="00676A47">
        <w:rPr>
          <w:rFonts w:ascii="Calibri" w:hAnsi="Calibri" w:cs="Calibri"/>
          <w:u w:val="single"/>
        </w:rPr>
        <w:t>Acoustics</w:t>
      </w:r>
      <w:r w:rsidR="006512BC" w:rsidRPr="00676A47">
        <w:rPr>
          <w:rFonts w:ascii="Calibri" w:hAnsi="Calibri" w:cs="Calibri"/>
          <w:u w:val="single"/>
        </w:rPr>
        <w:t xml:space="preserve"> </w:t>
      </w:r>
      <w:r w:rsidR="004716B2" w:rsidRPr="00676A47">
        <w:rPr>
          <w:rFonts w:ascii="Calibri" w:hAnsi="Calibri" w:cs="Calibri"/>
          <w:u w:val="single"/>
        </w:rPr>
        <w:t>for Positive Learning Outcomes</w:t>
      </w:r>
    </w:p>
    <w:p w14:paraId="6DF946A9" w14:textId="3240E863" w:rsidR="05254B57" w:rsidRPr="00676A47" w:rsidRDefault="31DD628D" w:rsidP="00676A47">
      <w:pPr>
        <w:spacing w:after="0" w:line="240" w:lineRule="auto"/>
        <w:rPr>
          <w:rFonts w:ascii="Calibri" w:hAnsi="Calibri" w:cs="Calibri"/>
        </w:rPr>
      </w:pPr>
      <w:proofErr w:type="gramStart"/>
      <w:r w:rsidRPr="00676A47">
        <w:rPr>
          <w:rFonts w:ascii="Calibri" w:hAnsi="Calibri" w:cs="Calibri"/>
        </w:rPr>
        <w:t>Acoustical</w:t>
      </w:r>
      <w:proofErr w:type="gramEnd"/>
      <w:r w:rsidRPr="00676A47">
        <w:rPr>
          <w:rFonts w:ascii="Calibri" w:hAnsi="Calibri" w:cs="Calibri"/>
        </w:rPr>
        <w:t xml:space="preserve"> quality is an important but often overlooked </w:t>
      </w:r>
      <w:r w:rsidR="00285CC1" w:rsidRPr="00FB61AC">
        <w:rPr>
          <w:rFonts w:ascii="Calibri" w:hAnsi="Calibri" w:cs="Calibri"/>
        </w:rPr>
        <w:t xml:space="preserve">school design </w:t>
      </w:r>
      <w:r w:rsidRPr="00676A47">
        <w:rPr>
          <w:rFonts w:ascii="Calibri" w:hAnsi="Calibri" w:cs="Calibri"/>
        </w:rPr>
        <w:t xml:space="preserve">factor that directly impacts student learning outcomes and teacher effectiveness. Poor acoustics inside classrooms negatively affect the teaching and learning processes, </w:t>
      </w:r>
      <w:r w:rsidR="6FF3ECAF" w:rsidRPr="00676A47">
        <w:rPr>
          <w:rFonts w:ascii="Calibri" w:hAnsi="Calibri" w:cs="Calibri"/>
        </w:rPr>
        <w:t xml:space="preserve">especially at the lowest grades of education, making proper </w:t>
      </w:r>
      <w:proofErr w:type="gramStart"/>
      <w:r w:rsidR="6FF3ECAF" w:rsidRPr="00676A47">
        <w:rPr>
          <w:rFonts w:ascii="Calibri" w:hAnsi="Calibri" w:cs="Calibri"/>
        </w:rPr>
        <w:t>acoustical</w:t>
      </w:r>
      <w:proofErr w:type="gramEnd"/>
      <w:r w:rsidR="6FF3ECAF" w:rsidRPr="00676A47">
        <w:rPr>
          <w:rFonts w:ascii="Calibri" w:hAnsi="Calibri" w:cs="Calibri"/>
        </w:rPr>
        <w:t xml:space="preserve"> design critical for younger students who are developing foundational learning skills.</w:t>
      </w:r>
      <w:r w:rsidR="586C9135" w:rsidRPr="00676A47">
        <w:rPr>
          <w:rFonts w:ascii="Calibri" w:hAnsi="Calibri" w:cs="Calibri"/>
        </w:rPr>
        <w:t xml:space="preserve"> </w:t>
      </w:r>
      <w:r w:rsidR="6FF3ECAF" w:rsidRPr="00676A47">
        <w:rPr>
          <w:rFonts w:ascii="Calibri" w:hAnsi="Calibri" w:cs="Calibri"/>
        </w:rPr>
        <w:t xml:space="preserve">Suitable </w:t>
      </w:r>
      <w:proofErr w:type="gramStart"/>
      <w:r w:rsidR="6FF3ECAF" w:rsidRPr="00676A47">
        <w:rPr>
          <w:rFonts w:ascii="Calibri" w:hAnsi="Calibri" w:cs="Calibri"/>
        </w:rPr>
        <w:t>acoustical</w:t>
      </w:r>
      <w:proofErr w:type="gramEnd"/>
      <w:r w:rsidR="6FF3ECAF" w:rsidRPr="00676A47">
        <w:rPr>
          <w:rFonts w:ascii="Calibri" w:hAnsi="Calibri" w:cs="Calibri"/>
        </w:rPr>
        <w:t xml:space="preserve"> design in classrooms and other learning spaces enh</w:t>
      </w:r>
      <w:r w:rsidR="2DA7BEE5" w:rsidRPr="00676A47">
        <w:rPr>
          <w:rFonts w:ascii="Calibri" w:hAnsi="Calibri" w:cs="Calibri"/>
        </w:rPr>
        <w:t>ances speech clarity and limits background noise to protect speech quality for both</w:t>
      </w:r>
      <w:r w:rsidR="5785CDE2" w:rsidRPr="00676A47">
        <w:rPr>
          <w:rFonts w:ascii="Calibri" w:hAnsi="Calibri" w:cs="Calibri"/>
        </w:rPr>
        <w:t xml:space="preserve"> the</w:t>
      </w:r>
      <w:r w:rsidR="2DA7BEE5" w:rsidRPr="00676A47">
        <w:rPr>
          <w:rFonts w:ascii="Calibri" w:hAnsi="Calibri" w:cs="Calibri"/>
        </w:rPr>
        <w:t xml:space="preserve"> teacher and student.</w:t>
      </w:r>
      <w:r w:rsidR="437FEAAE" w:rsidRPr="00676A47">
        <w:rPr>
          <w:rFonts w:ascii="Calibri" w:hAnsi="Calibri" w:cs="Calibri"/>
        </w:rPr>
        <w:t xml:space="preserve"> Higher speech intelligibility results in a positive effect on learning outcomes.</w:t>
      </w:r>
    </w:p>
    <w:p w14:paraId="443B6DD4" w14:textId="77777777" w:rsidR="004716B2" w:rsidRDefault="004716B2" w:rsidP="00EB58B1">
      <w:pPr>
        <w:spacing w:after="0" w:line="240" w:lineRule="auto"/>
        <w:rPr>
          <w:rFonts w:ascii="Calibri" w:hAnsi="Calibri" w:cs="Calibri"/>
        </w:rPr>
      </w:pPr>
    </w:p>
    <w:p w14:paraId="7C64C6FA" w14:textId="7F1FFE3F" w:rsidR="41722302" w:rsidRPr="00676A47" w:rsidRDefault="41722302" w:rsidP="00676A47">
      <w:pPr>
        <w:spacing w:after="0" w:line="240" w:lineRule="auto"/>
        <w:rPr>
          <w:rFonts w:ascii="Calibri" w:hAnsi="Calibri" w:cs="Calibri"/>
        </w:rPr>
      </w:pPr>
      <w:r w:rsidRPr="00676A47">
        <w:rPr>
          <w:rFonts w:ascii="Calibri" w:hAnsi="Calibri" w:cs="Calibri"/>
        </w:rPr>
        <w:t>The measurable benefits extend beyond academic performance to encompass behavioral and health outcomes</w:t>
      </w:r>
      <w:r w:rsidR="004716B2">
        <w:rPr>
          <w:rFonts w:ascii="Calibri" w:hAnsi="Calibri" w:cs="Calibri"/>
        </w:rPr>
        <w:t>.</w:t>
      </w:r>
      <w:r w:rsidRPr="00676A47">
        <w:rPr>
          <w:rFonts w:ascii="Calibri" w:hAnsi="Calibri" w:cs="Calibri"/>
        </w:rPr>
        <w:t xml:space="preserve"> </w:t>
      </w:r>
      <w:r w:rsidR="004716B2">
        <w:rPr>
          <w:rFonts w:ascii="Calibri" w:hAnsi="Calibri" w:cs="Calibri"/>
        </w:rPr>
        <w:t>S</w:t>
      </w:r>
      <w:r w:rsidRPr="00676A47">
        <w:rPr>
          <w:rFonts w:ascii="Calibri" w:hAnsi="Calibri" w:cs="Calibri"/>
        </w:rPr>
        <w:t xml:space="preserve">tudies have shown that following improvements to classroom </w:t>
      </w:r>
      <w:r w:rsidR="448146DF" w:rsidRPr="00676A47">
        <w:rPr>
          <w:rFonts w:ascii="Calibri" w:hAnsi="Calibri" w:cs="Calibri"/>
        </w:rPr>
        <w:t xml:space="preserve">acoustics, teachers have reported higher student engagement and improved </w:t>
      </w:r>
      <w:r w:rsidR="25B91CCC" w:rsidRPr="00676A47">
        <w:rPr>
          <w:rFonts w:ascii="Calibri" w:hAnsi="Calibri" w:cs="Calibri"/>
        </w:rPr>
        <w:t>results in</w:t>
      </w:r>
      <w:r w:rsidR="448146DF" w:rsidRPr="00676A47">
        <w:rPr>
          <w:rFonts w:ascii="Calibri" w:hAnsi="Calibri" w:cs="Calibri"/>
        </w:rPr>
        <w:t xml:space="preserve"> on-task behavior</w:t>
      </w:r>
      <w:r w:rsidR="0A21841F" w:rsidRPr="00676A47">
        <w:rPr>
          <w:rFonts w:ascii="Calibri" w:hAnsi="Calibri" w:cs="Calibri"/>
        </w:rPr>
        <w:t xml:space="preserve">. </w:t>
      </w:r>
    </w:p>
    <w:p w14:paraId="03264553" w14:textId="77777777" w:rsidR="004716B2" w:rsidRDefault="004716B2" w:rsidP="00EB58B1">
      <w:pPr>
        <w:spacing w:after="0" w:line="240" w:lineRule="auto"/>
        <w:rPr>
          <w:rFonts w:ascii="Calibri" w:hAnsi="Calibri" w:cs="Calibri"/>
        </w:rPr>
      </w:pPr>
    </w:p>
    <w:p w14:paraId="517F6418" w14:textId="0969A064" w:rsidR="0A21841F" w:rsidRPr="00676A47" w:rsidRDefault="00D0763B" w:rsidP="00676A47">
      <w:pPr>
        <w:spacing w:after="0" w:line="240" w:lineRule="auto"/>
        <w:rPr>
          <w:rFonts w:ascii="Calibri" w:hAnsi="Calibri" w:cs="Calibri"/>
        </w:rPr>
      </w:pPr>
      <w:r w:rsidRPr="00676A47">
        <w:rPr>
          <w:rFonts w:ascii="Calibri" w:hAnsi="Calibri" w:cs="Calibri"/>
        </w:rPr>
        <w:t>Acoustic</w:t>
      </w:r>
      <w:r w:rsidR="0A21841F" w:rsidRPr="00676A47">
        <w:rPr>
          <w:rFonts w:ascii="Calibri" w:hAnsi="Calibri" w:cs="Calibri"/>
        </w:rPr>
        <w:t xml:space="preserve"> design strategies include</w:t>
      </w:r>
      <w:r w:rsidR="004716B2">
        <w:rPr>
          <w:rFonts w:ascii="Calibri" w:hAnsi="Calibri" w:cs="Calibri"/>
        </w:rPr>
        <w:t>:</w:t>
      </w:r>
    </w:p>
    <w:p w14:paraId="27BC07B9" w14:textId="51B79A48" w:rsidR="0A21841F" w:rsidRPr="00676A47" w:rsidRDefault="0A21841F" w:rsidP="00676A47">
      <w:pPr>
        <w:spacing w:after="0" w:line="240" w:lineRule="auto"/>
        <w:rPr>
          <w:rFonts w:ascii="Calibri" w:hAnsi="Calibri" w:cs="Calibri"/>
        </w:rPr>
      </w:pPr>
      <w:r w:rsidRPr="00676A47">
        <w:rPr>
          <w:rFonts w:ascii="Calibri" w:hAnsi="Calibri" w:cs="Calibri"/>
        </w:rPr>
        <w:t>Design in acoustic buffer zones between noise sensitive classrooms and areas prone to higher activity and noise levels.</w:t>
      </w:r>
    </w:p>
    <w:p w14:paraId="51BA10AA" w14:textId="343AC637" w:rsidR="0A21841F" w:rsidRPr="00676A47" w:rsidRDefault="0A21841F" w:rsidP="00676A47">
      <w:pPr>
        <w:spacing w:after="0" w:line="240" w:lineRule="auto"/>
        <w:rPr>
          <w:rFonts w:ascii="Calibri" w:hAnsi="Calibri" w:cs="Calibri"/>
        </w:rPr>
      </w:pPr>
      <w:r w:rsidRPr="00676A47">
        <w:rPr>
          <w:rFonts w:ascii="Calibri" w:hAnsi="Calibri" w:cs="Calibri"/>
        </w:rPr>
        <w:t xml:space="preserve">Reduce reverberation in learning spaces by </w:t>
      </w:r>
      <w:proofErr w:type="gramStart"/>
      <w:r w:rsidRPr="00676A47">
        <w:rPr>
          <w:rFonts w:ascii="Calibri" w:hAnsi="Calibri" w:cs="Calibri"/>
        </w:rPr>
        <w:t>use of</w:t>
      </w:r>
      <w:proofErr w:type="gramEnd"/>
      <w:r w:rsidRPr="00676A47">
        <w:rPr>
          <w:rFonts w:ascii="Calibri" w:hAnsi="Calibri" w:cs="Calibri"/>
        </w:rPr>
        <w:t xml:space="preserve"> soft and sound</w:t>
      </w:r>
      <w:r w:rsidR="004716B2">
        <w:rPr>
          <w:rFonts w:ascii="Calibri" w:hAnsi="Calibri" w:cs="Calibri"/>
        </w:rPr>
        <w:t>-</w:t>
      </w:r>
      <w:r w:rsidRPr="00676A47">
        <w:rPr>
          <w:rFonts w:ascii="Calibri" w:hAnsi="Calibri" w:cs="Calibri"/>
        </w:rPr>
        <w:t xml:space="preserve">absorbing materials such as rugs, fabric curtains, cork boards, and </w:t>
      </w:r>
      <w:proofErr w:type="gramStart"/>
      <w:r w:rsidRPr="00676A47">
        <w:rPr>
          <w:rFonts w:ascii="Calibri" w:hAnsi="Calibri" w:cs="Calibri"/>
        </w:rPr>
        <w:t>acoustical</w:t>
      </w:r>
      <w:proofErr w:type="gramEnd"/>
      <w:r w:rsidRPr="00676A47">
        <w:rPr>
          <w:rFonts w:ascii="Calibri" w:hAnsi="Calibri" w:cs="Calibri"/>
        </w:rPr>
        <w:t xml:space="preserve"> wall or ceiling panels.</w:t>
      </w:r>
    </w:p>
    <w:p w14:paraId="58622E73" w14:textId="5038C631" w:rsidR="432170ED" w:rsidRPr="00676A47" w:rsidRDefault="432170ED" w:rsidP="00676A47">
      <w:pPr>
        <w:spacing w:after="0" w:line="240" w:lineRule="auto"/>
        <w:rPr>
          <w:rFonts w:ascii="Calibri" w:hAnsi="Calibri" w:cs="Calibri"/>
        </w:rPr>
      </w:pPr>
      <w:r w:rsidRPr="00676A47">
        <w:rPr>
          <w:rFonts w:ascii="Calibri" w:hAnsi="Calibri" w:cs="Calibri"/>
        </w:rPr>
        <w:t>Add soft tips or pads to the bottom of tables and chairs.</w:t>
      </w:r>
    </w:p>
    <w:p w14:paraId="696E211B" w14:textId="4DD2F410" w:rsidR="432170ED" w:rsidRPr="00676A47" w:rsidRDefault="432170ED" w:rsidP="00676A47">
      <w:pPr>
        <w:spacing w:after="0" w:line="240" w:lineRule="auto"/>
        <w:rPr>
          <w:rFonts w:ascii="Calibri" w:hAnsi="Calibri" w:cs="Calibri"/>
        </w:rPr>
      </w:pPr>
      <w:r w:rsidRPr="00676A47">
        <w:rPr>
          <w:rFonts w:ascii="Calibri" w:hAnsi="Calibri" w:cs="Calibri"/>
        </w:rPr>
        <w:t>Add a speech</w:t>
      </w:r>
      <w:r w:rsidR="004716B2">
        <w:rPr>
          <w:rFonts w:ascii="Calibri" w:hAnsi="Calibri" w:cs="Calibri"/>
        </w:rPr>
        <w:t>-</w:t>
      </w:r>
      <w:r w:rsidRPr="00676A47">
        <w:rPr>
          <w:rFonts w:ascii="Calibri" w:hAnsi="Calibri" w:cs="Calibri"/>
        </w:rPr>
        <w:t>reflective zone above the teacher's presentation area for passive audio distribution.</w:t>
      </w:r>
    </w:p>
    <w:p w14:paraId="4F33D1F4" w14:textId="1C344276" w:rsidR="432170ED" w:rsidRPr="00676A47" w:rsidRDefault="432170ED" w:rsidP="00676A47">
      <w:pPr>
        <w:spacing w:after="0" w:line="240" w:lineRule="auto"/>
        <w:rPr>
          <w:rFonts w:ascii="Calibri" w:hAnsi="Calibri" w:cs="Calibri"/>
        </w:rPr>
      </w:pPr>
      <w:r w:rsidRPr="00676A47">
        <w:rPr>
          <w:rFonts w:ascii="Calibri" w:hAnsi="Calibri" w:cs="Calibri"/>
        </w:rPr>
        <w:t>Add a</w:t>
      </w:r>
      <w:r w:rsidR="29F4E85A" w:rsidRPr="00676A47">
        <w:rPr>
          <w:rFonts w:ascii="Calibri" w:hAnsi="Calibri" w:cs="Calibri"/>
        </w:rPr>
        <w:t>n</w:t>
      </w:r>
      <w:r w:rsidRPr="00676A47">
        <w:rPr>
          <w:rFonts w:ascii="Calibri" w:hAnsi="Calibri" w:cs="Calibri"/>
        </w:rPr>
        <w:t xml:space="preserve"> audio distribution system</w:t>
      </w:r>
      <w:r w:rsidR="005B264C" w:rsidRPr="00676A47">
        <w:rPr>
          <w:rFonts w:ascii="Calibri" w:hAnsi="Calibri" w:cs="Calibri"/>
        </w:rPr>
        <w:t>,</w:t>
      </w:r>
      <w:r w:rsidR="7665B347" w:rsidRPr="00676A47">
        <w:rPr>
          <w:rFonts w:ascii="Calibri" w:hAnsi="Calibri" w:cs="Calibri"/>
        </w:rPr>
        <w:t xml:space="preserve"> including teacher microphone and distribution speakers.</w:t>
      </w:r>
    </w:p>
    <w:p w14:paraId="088EC151" w14:textId="6096D020" w:rsidR="36E94EE9" w:rsidRDefault="36E94EE9" w:rsidP="00EB58B1">
      <w:pPr>
        <w:spacing w:after="0" w:line="240" w:lineRule="auto"/>
        <w:rPr>
          <w:rFonts w:ascii="Calibri" w:hAnsi="Calibri" w:cs="Calibri"/>
        </w:rPr>
      </w:pPr>
    </w:p>
    <w:p w14:paraId="6CE63695" w14:textId="24342B45" w:rsidR="00004D74" w:rsidRDefault="00004D74" w:rsidP="00004D74">
      <w:pPr>
        <w:spacing w:after="0" w:line="240" w:lineRule="auto"/>
        <w:rPr>
          <w:rFonts w:ascii="Calibri" w:hAnsi="Calibri" w:cs="Calibri"/>
        </w:rPr>
      </w:pPr>
      <w:r w:rsidRPr="0058536E">
        <w:rPr>
          <w:rFonts w:ascii="Calibri" w:hAnsi="Calibri" w:cs="Calibri"/>
        </w:rPr>
        <w:t xml:space="preserve">Materials in a </w:t>
      </w:r>
      <w:r w:rsidR="00D0200A">
        <w:rPr>
          <w:rFonts w:ascii="Calibri" w:hAnsi="Calibri" w:cs="Calibri"/>
        </w:rPr>
        <w:t>safe and welcoming</w:t>
      </w:r>
      <w:r w:rsidRPr="0058536E">
        <w:rPr>
          <w:rFonts w:ascii="Calibri" w:hAnsi="Calibri" w:cs="Calibri"/>
        </w:rPr>
        <w:t xml:space="preserve"> space should evoke comfort, not just durability. Sometimes a home or school is </w:t>
      </w:r>
      <w:r w:rsidR="00D0200A">
        <w:rPr>
          <w:rFonts w:ascii="Calibri" w:hAnsi="Calibri" w:cs="Calibri"/>
        </w:rPr>
        <w:t>a</w:t>
      </w:r>
      <w:r w:rsidRPr="0058536E">
        <w:rPr>
          <w:rFonts w:ascii="Calibri" w:hAnsi="Calibri" w:cs="Calibri"/>
        </w:rPr>
        <w:t xml:space="preserve"> first sanctuary space</w:t>
      </w:r>
      <w:r w:rsidR="00D0200A">
        <w:rPr>
          <w:rFonts w:ascii="Calibri" w:hAnsi="Calibri" w:cs="Calibri"/>
        </w:rPr>
        <w:t xml:space="preserve"> –</w:t>
      </w:r>
      <w:r w:rsidRPr="0058536E">
        <w:rPr>
          <w:rFonts w:ascii="Calibri" w:hAnsi="Calibri" w:cs="Calibri"/>
        </w:rPr>
        <w:t xml:space="preserve"> how can we create spaces that are filled with soft, tactile, natural materials like wood, fabric, and warm colors? In the past, institutional buildings trended toward hard, cold finishes that felt alienating. Studies in environmental psychology indicate that children have strong tactile sensitivity, and overly sterile environments could provoke unease (Evans, 2006)</w:t>
      </w:r>
      <w:r w:rsidR="00D0200A">
        <w:rPr>
          <w:rFonts w:ascii="Calibri" w:hAnsi="Calibri" w:cs="Calibri"/>
        </w:rPr>
        <w:t>.</w:t>
      </w:r>
    </w:p>
    <w:p w14:paraId="5010338A" w14:textId="77777777" w:rsidR="00D0200A" w:rsidRPr="0058536E" w:rsidRDefault="00D0200A" w:rsidP="00004D74">
      <w:pPr>
        <w:spacing w:after="0" w:line="240" w:lineRule="auto"/>
        <w:rPr>
          <w:rFonts w:ascii="Calibri" w:hAnsi="Calibri" w:cs="Calibri"/>
        </w:rPr>
      </w:pPr>
    </w:p>
    <w:p w14:paraId="4CA15FC3" w14:textId="5018973A" w:rsidR="00D0200A" w:rsidRDefault="00004D74" w:rsidP="00004D74">
      <w:pPr>
        <w:spacing w:after="0" w:line="240" w:lineRule="auto"/>
        <w:rPr>
          <w:rFonts w:ascii="Calibri" w:hAnsi="Calibri" w:cs="Calibri"/>
        </w:rPr>
      </w:pPr>
      <w:r w:rsidRPr="0058536E">
        <w:rPr>
          <w:rFonts w:ascii="Calibri" w:hAnsi="Calibri" w:cs="Calibri"/>
        </w:rPr>
        <w:t xml:space="preserve">The design of Dorothy Martinez </w:t>
      </w:r>
      <w:commentRangeStart w:id="4"/>
      <w:r w:rsidRPr="0058536E">
        <w:rPr>
          <w:rFonts w:ascii="Calibri" w:hAnsi="Calibri" w:cs="Calibri"/>
        </w:rPr>
        <w:t xml:space="preserve">Elementary School </w:t>
      </w:r>
      <w:commentRangeEnd w:id="4"/>
      <w:r w:rsidR="008742FA">
        <w:rPr>
          <w:rStyle w:val="CommentReference"/>
        </w:rPr>
        <w:commentReference w:id="4"/>
      </w:r>
      <w:r w:rsidRPr="0058536E">
        <w:rPr>
          <w:rFonts w:ascii="Calibri" w:hAnsi="Calibri" w:cs="Calibri"/>
        </w:rPr>
        <w:t>challenged that paradigm. In the school’s dining and gathering space, a mix of materials create</w:t>
      </w:r>
      <w:r w:rsidR="00D0200A">
        <w:rPr>
          <w:rFonts w:ascii="Calibri" w:hAnsi="Calibri" w:cs="Calibri"/>
        </w:rPr>
        <w:t>s</w:t>
      </w:r>
      <w:r w:rsidRPr="0058536E">
        <w:rPr>
          <w:rFonts w:ascii="Calibri" w:hAnsi="Calibri" w:cs="Calibri"/>
        </w:rPr>
        <w:t xml:space="preserve"> an experience that feels both functional and emotionally grounded. Warm</w:t>
      </w:r>
      <w:r w:rsidR="00D0200A">
        <w:rPr>
          <w:rFonts w:ascii="Calibri" w:hAnsi="Calibri" w:cs="Calibri"/>
        </w:rPr>
        <w:t>-</w:t>
      </w:r>
      <w:r w:rsidRPr="0058536E">
        <w:rPr>
          <w:rFonts w:ascii="Calibri" w:hAnsi="Calibri" w:cs="Calibri"/>
        </w:rPr>
        <w:t>toned wood</w:t>
      </w:r>
      <w:r w:rsidR="00D0200A">
        <w:rPr>
          <w:rFonts w:ascii="Calibri" w:hAnsi="Calibri" w:cs="Calibri"/>
        </w:rPr>
        <w:t>-</w:t>
      </w:r>
      <w:r w:rsidRPr="0058536E">
        <w:rPr>
          <w:rFonts w:ascii="Calibri" w:hAnsi="Calibri" w:cs="Calibri"/>
        </w:rPr>
        <w:t>look</w:t>
      </w:r>
      <w:r w:rsidR="00D0200A">
        <w:rPr>
          <w:rFonts w:ascii="Calibri" w:hAnsi="Calibri" w:cs="Calibri"/>
        </w:rPr>
        <w:t>ing</w:t>
      </w:r>
      <w:r w:rsidRPr="0058536E">
        <w:rPr>
          <w:rFonts w:ascii="Calibri" w:hAnsi="Calibri" w:cs="Calibri"/>
        </w:rPr>
        <w:t xml:space="preserve"> luxury vinyl tile is used, balancing the acoustic ceiling tiles design</w:t>
      </w:r>
      <w:r w:rsidR="00D0200A">
        <w:rPr>
          <w:rFonts w:ascii="Calibri" w:hAnsi="Calibri" w:cs="Calibri"/>
        </w:rPr>
        <w:t>ed</w:t>
      </w:r>
      <w:r w:rsidRPr="0058536E">
        <w:rPr>
          <w:rFonts w:ascii="Calibri" w:hAnsi="Calibri" w:cs="Calibri"/>
        </w:rPr>
        <w:t xml:space="preserve"> to absorb excess sound – a vital feature in large active spaces. Tall</w:t>
      </w:r>
      <w:r w:rsidR="00D0200A">
        <w:rPr>
          <w:rFonts w:ascii="Calibri" w:hAnsi="Calibri" w:cs="Calibri"/>
        </w:rPr>
        <w:t>,</w:t>
      </w:r>
      <w:r w:rsidRPr="0058536E">
        <w:rPr>
          <w:rFonts w:ascii="Calibri" w:hAnsi="Calibri" w:cs="Calibri"/>
        </w:rPr>
        <w:t xml:space="preserve"> wooden slat panels with felt backing provide acoustic treatment as well and physically warm the double-height volume space, while floor materials subtly shift in tone and texture to define space without overwhelming it. The effect is inviting and sensory aware.</w:t>
      </w:r>
    </w:p>
    <w:p w14:paraId="5D19C6CE" w14:textId="77777777" w:rsidR="00D0200A" w:rsidRDefault="00D0200A" w:rsidP="00004D74">
      <w:pPr>
        <w:spacing w:after="0" w:line="240" w:lineRule="auto"/>
        <w:rPr>
          <w:rFonts w:ascii="Calibri" w:hAnsi="Calibri" w:cs="Calibri"/>
        </w:rPr>
      </w:pPr>
    </w:p>
    <w:p w14:paraId="56C8E43E" w14:textId="593FA231" w:rsidR="00004D74" w:rsidRPr="0058536E" w:rsidRDefault="00004D74" w:rsidP="00004D74">
      <w:pPr>
        <w:spacing w:after="0" w:line="240" w:lineRule="auto"/>
        <w:rPr>
          <w:rFonts w:ascii="Calibri" w:hAnsi="Calibri" w:cs="Calibri"/>
        </w:rPr>
      </w:pPr>
      <w:r w:rsidRPr="0058536E">
        <w:rPr>
          <w:rFonts w:ascii="Calibri" w:hAnsi="Calibri" w:cs="Calibri"/>
        </w:rPr>
        <w:t>Materiality also affects what we hear and how we feel. According to (Christenson,2018), poor acoustics can be a barrier to learning, increasing cognitive load and making speech harder to understand. This influence</w:t>
      </w:r>
      <w:r w:rsidR="00D0200A">
        <w:rPr>
          <w:rFonts w:ascii="Calibri" w:hAnsi="Calibri" w:cs="Calibri"/>
        </w:rPr>
        <w:t>s</w:t>
      </w:r>
      <w:r w:rsidRPr="0058536E">
        <w:rPr>
          <w:rFonts w:ascii="Calibri" w:hAnsi="Calibri" w:cs="Calibri"/>
        </w:rPr>
        <w:t xml:space="preserve"> an emphasis on using sound absorbing materials to help quiet a room while creating a warm</w:t>
      </w:r>
      <w:r w:rsidR="00D0200A">
        <w:rPr>
          <w:rFonts w:ascii="Calibri" w:hAnsi="Calibri" w:cs="Calibri"/>
        </w:rPr>
        <w:t>,</w:t>
      </w:r>
      <w:r w:rsidRPr="0058536E">
        <w:rPr>
          <w:rFonts w:ascii="Calibri" w:hAnsi="Calibri" w:cs="Calibri"/>
        </w:rPr>
        <w:t xml:space="preserve"> grounded auditory landscape where children can flourish. </w:t>
      </w:r>
      <w:r w:rsidRPr="0058536E">
        <w:rPr>
          <w:rFonts w:ascii="Calibri" w:hAnsi="Calibri" w:cs="Calibri"/>
          <w:noProof/>
        </w:rPr>
        <w:drawing>
          <wp:inline distT="0" distB="0" distL="0" distR="0" wp14:anchorId="4A35426F" wp14:editId="784288D1">
            <wp:extent cx="5934075" cy="3962400"/>
            <wp:effectExtent l="0" t="0" r="9525" b="0"/>
            <wp:docPr id="409947541" name="Picture 3" descr="A group of people in a large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024109" name="Picture 3" descr="A group of people in a large room&#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4075" cy="3962400"/>
                    </a:xfrm>
                    <a:prstGeom prst="rect">
                      <a:avLst/>
                    </a:prstGeom>
                    <a:noFill/>
                    <a:ln>
                      <a:noFill/>
                    </a:ln>
                  </pic:spPr>
                </pic:pic>
              </a:graphicData>
            </a:graphic>
          </wp:inline>
        </w:drawing>
      </w:r>
    </w:p>
    <w:p w14:paraId="73E910F0" w14:textId="77777777" w:rsidR="00004D74" w:rsidRPr="0058536E" w:rsidRDefault="00004D74" w:rsidP="00004D74">
      <w:pPr>
        <w:spacing w:after="0" w:line="240" w:lineRule="auto"/>
        <w:rPr>
          <w:rFonts w:ascii="Calibri" w:hAnsi="Calibri" w:cs="Calibri"/>
        </w:rPr>
      </w:pPr>
      <w:r w:rsidRPr="0058536E">
        <w:rPr>
          <w:rFonts w:ascii="Calibri" w:hAnsi="Calibri" w:cs="Calibri"/>
        </w:rPr>
        <w:t>Gathering Space – Dorothy Martinez ES – Pfluger Architects, 2024</w:t>
      </w:r>
    </w:p>
    <w:p w14:paraId="4F3BAF0A" w14:textId="77777777" w:rsidR="00004D74" w:rsidRPr="0058536E" w:rsidRDefault="00000000" w:rsidP="00004D74">
      <w:pPr>
        <w:spacing w:after="0" w:line="240" w:lineRule="auto"/>
        <w:rPr>
          <w:rFonts w:ascii="Calibri" w:hAnsi="Calibri" w:cs="Calibri"/>
        </w:rPr>
      </w:pPr>
      <w:r>
        <w:rPr>
          <w:rFonts w:ascii="Calibri" w:hAnsi="Calibri" w:cs="Calibri"/>
          <w:noProof/>
        </w:rPr>
        <w:pict w14:anchorId="2B87BABB">
          <v:rect id="_x0000_i1027" alt="" style="width:468pt;height:.05pt;mso-width-percent:0;mso-height-percent:0;mso-width-percent:0;mso-height-percent:0" o:hralign="center" o:hrstd="t" o:hr="t" fillcolor="#a0a0a0" stroked="f"/>
        </w:pict>
      </w:r>
    </w:p>
    <w:p w14:paraId="3FB6E32E" w14:textId="77777777" w:rsidR="00004D74" w:rsidRPr="0058536E" w:rsidRDefault="00004D74" w:rsidP="00004D74">
      <w:pPr>
        <w:spacing w:after="0" w:line="240" w:lineRule="auto"/>
        <w:rPr>
          <w:rFonts w:ascii="Calibri" w:hAnsi="Calibri" w:cs="Calibri"/>
        </w:rPr>
      </w:pPr>
      <w:proofErr w:type="gramStart"/>
      <w:r w:rsidRPr="0058536E">
        <w:rPr>
          <w:rFonts w:ascii="Calibri" w:hAnsi="Calibri" w:cs="Calibri"/>
        </w:rPr>
        <w:lastRenderedPageBreak/>
        <w:t>  Christensson</w:t>
      </w:r>
      <w:proofErr w:type="gramEnd"/>
      <w:r w:rsidRPr="0058536E">
        <w:rPr>
          <w:rFonts w:ascii="Calibri" w:hAnsi="Calibri" w:cs="Calibri"/>
        </w:rPr>
        <w:t xml:space="preserve">, J. (2018). Good acoustics for teaching and learning. </w:t>
      </w:r>
      <w:proofErr w:type="spellStart"/>
      <w:r w:rsidRPr="0058536E">
        <w:rPr>
          <w:rFonts w:ascii="Calibri" w:hAnsi="Calibri" w:cs="Calibri"/>
        </w:rPr>
        <w:t>Euronoise</w:t>
      </w:r>
      <w:proofErr w:type="spellEnd"/>
      <w:r w:rsidRPr="0058536E">
        <w:rPr>
          <w:rFonts w:ascii="Calibri" w:hAnsi="Calibri" w:cs="Calibri"/>
        </w:rPr>
        <w:t xml:space="preserve"> 2018 Conference Proceedings, 1755–1759. </w:t>
      </w:r>
      <w:hyperlink r:id="rId19" w:tgtFrame="_new" w:history="1">
        <w:r w:rsidRPr="0058536E">
          <w:rPr>
            <w:rStyle w:val="Hyperlink"/>
            <w:rFonts w:ascii="Calibri" w:hAnsi="Calibri" w:cs="Calibri"/>
          </w:rPr>
          <w:t>https://www.researchgate.net/publication/326096680</w:t>
        </w:r>
      </w:hyperlink>
    </w:p>
    <w:p w14:paraId="66363FAA" w14:textId="77777777" w:rsidR="00004D74" w:rsidRPr="0058536E" w:rsidRDefault="00004D74" w:rsidP="00004D74">
      <w:pPr>
        <w:spacing w:after="0" w:line="240" w:lineRule="auto"/>
        <w:rPr>
          <w:rFonts w:ascii="Calibri" w:hAnsi="Calibri" w:cs="Calibri"/>
        </w:rPr>
      </w:pPr>
      <w:proofErr w:type="gramStart"/>
      <w:r w:rsidRPr="0058536E">
        <w:rPr>
          <w:rFonts w:ascii="Calibri" w:hAnsi="Calibri" w:cs="Calibri"/>
        </w:rPr>
        <w:t>  Evans</w:t>
      </w:r>
      <w:proofErr w:type="gramEnd"/>
      <w:r w:rsidRPr="0058536E">
        <w:rPr>
          <w:rFonts w:ascii="Calibri" w:hAnsi="Calibri" w:cs="Calibri"/>
        </w:rPr>
        <w:t>, G. W. (2006). Child development and the physical environment. Annual Review of Psychology, 57, 423–451. https://doi.org/10.1146/annurev.psych.57.102904.190057</w:t>
      </w:r>
    </w:p>
    <w:p w14:paraId="5F74EABB" w14:textId="77777777" w:rsidR="00004D74" w:rsidRPr="00676A47" w:rsidRDefault="00004D74" w:rsidP="00676A47">
      <w:pPr>
        <w:spacing w:after="0" w:line="240" w:lineRule="auto"/>
        <w:rPr>
          <w:rFonts w:ascii="Calibri" w:hAnsi="Calibri" w:cs="Calibri"/>
        </w:rPr>
      </w:pPr>
    </w:p>
    <w:p w14:paraId="7DBD0CDB" w14:textId="793E2869" w:rsidR="20774C4A" w:rsidRPr="00676A47" w:rsidRDefault="6736AC5A" w:rsidP="00676A47">
      <w:pPr>
        <w:spacing w:after="0" w:line="240" w:lineRule="auto"/>
        <w:rPr>
          <w:rFonts w:ascii="Calibri" w:hAnsi="Calibri" w:cs="Calibri"/>
        </w:rPr>
      </w:pPr>
      <w:r w:rsidRPr="00676A47">
        <w:rPr>
          <w:rFonts w:ascii="Calibri" w:hAnsi="Calibri" w:cs="Calibri"/>
          <w:u w:val="single"/>
        </w:rPr>
        <w:t>Lighting Design</w:t>
      </w:r>
    </w:p>
    <w:p w14:paraId="6244A873" w14:textId="475577C4" w:rsidR="6736AC5A" w:rsidRDefault="6736AC5A" w:rsidP="00EB58B1">
      <w:pPr>
        <w:spacing w:after="0" w:line="240" w:lineRule="auto"/>
        <w:rPr>
          <w:rFonts w:ascii="Calibri" w:hAnsi="Calibri" w:cs="Calibri"/>
        </w:rPr>
      </w:pPr>
      <w:r w:rsidRPr="00676A47">
        <w:rPr>
          <w:rFonts w:ascii="Calibri" w:hAnsi="Calibri" w:cs="Calibri"/>
        </w:rPr>
        <w:t>Lighting design serves as a fundamental environmental factor in early childhood learning spaces, directly influencing children’s physical development, cognitive abilities, and overall learning experience.</w:t>
      </w:r>
    </w:p>
    <w:p w14:paraId="38016206" w14:textId="77777777" w:rsidR="004716B2" w:rsidRPr="00676A47" w:rsidRDefault="004716B2" w:rsidP="00676A47">
      <w:pPr>
        <w:spacing w:after="0" w:line="240" w:lineRule="auto"/>
        <w:rPr>
          <w:rFonts w:ascii="Calibri" w:hAnsi="Calibri" w:cs="Calibri"/>
        </w:rPr>
      </w:pPr>
    </w:p>
    <w:p w14:paraId="0A93B967" w14:textId="60A13296" w:rsidR="0C8FA961" w:rsidRDefault="0C8FA961" w:rsidP="00EB58B1">
      <w:pPr>
        <w:spacing w:after="0" w:line="240" w:lineRule="auto"/>
        <w:rPr>
          <w:rFonts w:ascii="Calibri" w:hAnsi="Calibri" w:cs="Calibri"/>
        </w:rPr>
      </w:pPr>
      <w:r w:rsidRPr="00676A47">
        <w:rPr>
          <w:rFonts w:ascii="Calibri" w:hAnsi="Calibri" w:cs="Calibri"/>
        </w:rPr>
        <w:t>Research demonstrates that exposure to appropriate lighting can improve concentration,</w:t>
      </w:r>
      <w:r w:rsidR="004716B2">
        <w:rPr>
          <w:rFonts w:ascii="Calibri" w:hAnsi="Calibri" w:cs="Calibri"/>
        </w:rPr>
        <w:t xml:space="preserve"> enhance</w:t>
      </w:r>
      <w:r w:rsidRPr="00676A47">
        <w:rPr>
          <w:rFonts w:ascii="Calibri" w:hAnsi="Calibri" w:cs="Calibri"/>
        </w:rPr>
        <w:t xml:space="preserve"> cognitive abilities, and regulate sleep </w:t>
      </w:r>
      <w:r w:rsidR="77538BB7" w:rsidRPr="00676A47">
        <w:rPr>
          <w:rFonts w:ascii="Calibri" w:hAnsi="Calibri" w:cs="Calibri"/>
        </w:rPr>
        <w:t>patterns</w:t>
      </w:r>
      <w:r w:rsidRPr="00676A47">
        <w:rPr>
          <w:rFonts w:ascii="Calibri" w:hAnsi="Calibri" w:cs="Calibri"/>
        </w:rPr>
        <w:t xml:space="preserve">. </w:t>
      </w:r>
      <w:r w:rsidR="5B61969E" w:rsidRPr="00676A47">
        <w:rPr>
          <w:rFonts w:ascii="Calibri" w:hAnsi="Calibri" w:cs="Calibri"/>
        </w:rPr>
        <w:t>Conversely</w:t>
      </w:r>
      <w:r w:rsidRPr="00676A47">
        <w:rPr>
          <w:rFonts w:ascii="Calibri" w:hAnsi="Calibri" w:cs="Calibri"/>
        </w:rPr>
        <w:t>, poor lighting can lead to irritability, restlessness, eye strain, and difficulty</w:t>
      </w:r>
      <w:r w:rsidR="57CDDC0F" w:rsidRPr="00676A47">
        <w:rPr>
          <w:rFonts w:ascii="Calibri" w:hAnsi="Calibri" w:cs="Calibri"/>
        </w:rPr>
        <w:t xml:space="preserve"> with focus and attention.</w:t>
      </w:r>
    </w:p>
    <w:p w14:paraId="3FCF57CD" w14:textId="77777777" w:rsidR="004716B2" w:rsidRPr="00676A47" w:rsidRDefault="004716B2" w:rsidP="00676A47">
      <w:pPr>
        <w:spacing w:after="0" w:line="240" w:lineRule="auto"/>
        <w:rPr>
          <w:rFonts w:ascii="Calibri" w:hAnsi="Calibri" w:cs="Calibri"/>
        </w:rPr>
      </w:pPr>
    </w:p>
    <w:p w14:paraId="54751096" w14:textId="231E9ACE" w:rsidR="0930FAA3" w:rsidRPr="00676A47" w:rsidRDefault="0930FAA3" w:rsidP="00676A47">
      <w:pPr>
        <w:spacing w:after="0" w:line="240" w:lineRule="auto"/>
        <w:rPr>
          <w:rFonts w:ascii="Calibri" w:hAnsi="Calibri" w:cs="Calibri"/>
        </w:rPr>
      </w:pPr>
      <w:r w:rsidRPr="00676A47">
        <w:rPr>
          <w:rFonts w:ascii="Calibri" w:hAnsi="Calibri" w:cs="Calibri"/>
        </w:rPr>
        <w:t>The benefits of natural daylight</w:t>
      </w:r>
      <w:r w:rsidR="1C4E85C2" w:rsidRPr="00676A47">
        <w:rPr>
          <w:rFonts w:ascii="Calibri" w:hAnsi="Calibri" w:cs="Calibri"/>
        </w:rPr>
        <w:t xml:space="preserve"> are</w:t>
      </w:r>
      <w:r w:rsidRPr="00676A47">
        <w:rPr>
          <w:rFonts w:ascii="Calibri" w:hAnsi="Calibri" w:cs="Calibri"/>
        </w:rPr>
        <w:t xml:space="preserve"> significant for young learners, as </w:t>
      </w:r>
      <w:r w:rsidR="4239BB97" w:rsidRPr="00676A47">
        <w:rPr>
          <w:rFonts w:ascii="Calibri" w:hAnsi="Calibri" w:cs="Calibri"/>
        </w:rPr>
        <w:t>increased</w:t>
      </w:r>
      <w:r w:rsidRPr="00676A47">
        <w:rPr>
          <w:rFonts w:ascii="Calibri" w:hAnsi="Calibri" w:cs="Calibri"/>
        </w:rPr>
        <w:t xml:space="preserve"> light during the daytime </w:t>
      </w:r>
      <w:r w:rsidR="004716B2">
        <w:rPr>
          <w:rFonts w:ascii="Calibri" w:hAnsi="Calibri" w:cs="Calibri"/>
        </w:rPr>
        <w:t>is</w:t>
      </w:r>
      <w:r w:rsidR="004716B2" w:rsidRPr="00676A47">
        <w:rPr>
          <w:rFonts w:ascii="Calibri" w:hAnsi="Calibri" w:cs="Calibri"/>
        </w:rPr>
        <w:t xml:space="preserve"> </w:t>
      </w:r>
      <w:r w:rsidRPr="00676A47">
        <w:rPr>
          <w:rFonts w:ascii="Calibri" w:hAnsi="Calibri" w:cs="Calibri"/>
        </w:rPr>
        <w:t>broadly associated with beneficial effects on social-emotional, cognitive, and physical health outcomes.</w:t>
      </w:r>
      <w:r w:rsidR="4FBA0314" w:rsidRPr="00676A47">
        <w:rPr>
          <w:rFonts w:ascii="Calibri" w:hAnsi="Calibri" w:cs="Calibri"/>
        </w:rPr>
        <w:t xml:space="preserve"> Exposure to bright light may significantly increase the </w:t>
      </w:r>
      <w:r w:rsidR="3570F600" w:rsidRPr="00676A47">
        <w:rPr>
          <w:rFonts w:ascii="Calibri" w:hAnsi="Calibri" w:cs="Calibri"/>
        </w:rPr>
        <w:t>brain's</w:t>
      </w:r>
      <w:r w:rsidR="4FBA0314" w:rsidRPr="00676A47">
        <w:rPr>
          <w:rFonts w:ascii="Calibri" w:hAnsi="Calibri" w:cs="Calibri"/>
        </w:rPr>
        <w:t xml:space="preserve"> ability to grow new pathways and retain information. Bright light boosts mood and </w:t>
      </w:r>
      <w:r w:rsidR="0FF6B493" w:rsidRPr="00676A47">
        <w:rPr>
          <w:rFonts w:ascii="Calibri" w:hAnsi="Calibri" w:cs="Calibri"/>
        </w:rPr>
        <w:t>concentration,</w:t>
      </w:r>
      <w:r w:rsidR="4FBA0314" w:rsidRPr="00676A47">
        <w:rPr>
          <w:rFonts w:ascii="Calibri" w:hAnsi="Calibri" w:cs="Calibri"/>
        </w:rPr>
        <w:t xml:space="preserve"> wh</w:t>
      </w:r>
      <w:r w:rsidR="494708D1" w:rsidRPr="00676A47">
        <w:rPr>
          <w:rFonts w:ascii="Calibri" w:hAnsi="Calibri" w:cs="Calibri"/>
        </w:rPr>
        <w:t>ich is crucial for maintaining young children’s engagement during learning activities.</w:t>
      </w:r>
    </w:p>
    <w:p w14:paraId="71392106" w14:textId="6652921C" w:rsidR="494708D1" w:rsidRDefault="494708D1" w:rsidP="00EB58B1">
      <w:pPr>
        <w:spacing w:after="0" w:line="240" w:lineRule="auto"/>
        <w:rPr>
          <w:rFonts w:ascii="Calibri" w:hAnsi="Calibri" w:cs="Calibri"/>
        </w:rPr>
      </w:pPr>
      <w:r w:rsidRPr="00676A47">
        <w:rPr>
          <w:rFonts w:ascii="Calibri" w:hAnsi="Calibri" w:cs="Calibri"/>
        </w:rPr>
        <w:t xml:space="preserve">Lighting </w:t>
      </w:r>
      <w:r w:rsidR="46C7B63F" w:rsidRPr="00676A47">
        <w:rPr>
          <w:rFonts w:ascii="Calibri" w:hAnsi="Calibri" w:cs="Calibri"/>
        </w:rPr>
        <w:t>solutions</w:t>
      </w:r>
      <w:r w:rsidRPr="00676A47">
        <w:rPr>
          <w:rFonts w:ascii="Calibri" w:hAnsi="Calibri" w:cs="Calibri"/>
        </w:rPr>
        <w:t xml:space="preserve"> should support both developmental needs and educational objectives in early childhood settings.</w:t>
      </w:r>
    </w:p>
    <w:p w14:paraId="36A5B9A0" w14:textId="77777777" w:rsidR="004716B2" w:rsidRPr="00676A47" w:rsidRDefault="004716B2" w:rsidP="00676A47">
      <w:pPr>
        <w:spacing w:after="0" w:line="240" w:lineRule="auto"/>
        <w:rPr>
          <w:rFonts w:ascii="Calibri" w:hAnsi="Calibri" w:cs="Calibri"/>
        </w:rPr>
      </w:pPr>
    </w:p>
    <w:p w14:paraId="2E99F0B0" w14:textId="6825A368" w:rsidR="4ECB6D1F" w:rsidRPr="00676A47" w:rsidRDefault="4ECB6D1F" w:rsidP="00676A47">
      <w:pPr>
        <w:spacing w:after="0" w:line="240" w:lineRule="auto"/>
        <w:rPr>
          <w:rFonts w:ascii="Calibri" w:hAnsi="Calibri" w:cs="Calibri"/>
        </w:rPr>
      </w:pPr>
      <w:r w:rsidRPr="00676A47">
        <w:rPr>
          <w:rFonts w:ascii="Calibri" w:hAnsi="Calibri" w:cs="Calibri"/>
          <w:u w:val="single"/>
        </w:rPr>
        <w:t>Connection to Nature</w:t>
      </w:r>
    </w:p>
    <w:p w14:paraId="09233AC7" w14:textId="5786E645" w:rsidR="4ECB6D1F" w:rsidRDefault="4ECB6D1F" w:rsidP="00EB58B1">
      <w:pPr>
        <w:spacing w:after="0" w:line="240" w:lineRule="auto"/>
        <w:rPr>
          <w:rFonts w:ascii="Calibri" w:hAnsi="Calibri" w:cs="Calibri"/>
        </w:rPr>
      </w:pPr>
      <w:r w:rsidRPr="00676A47">
        <w:rPr>
          <w:rFonts w:ascii="Calibri" w:hAnsi="Calibri" w:cs="Calibri"/>
        </w:rPr>
        <w:t>The integration of natural elements and biophilic design principles in early childhood learning facilities provides substantial developmental and educational benefits that extend across multiple domains of child growth.</w:t>
      </w:r>
    </w:p>
    <w:p w14:paraId="3D533A5B" w14:textId="77777777" w:rsidR="004716B2" w:rsidRPr="00676A47" w:rsidRDefault="004716B2" w:rsidP="00676A47">
      <w:pPr>
        <w:spacing w:after="0" w:line="240" w:lineRule="auto"/>
        <w:rPr>
          <w:rFonts w:ascii="Calibri" w:hAnsi="Calibri" w:cs="Calibri"/>
        </w:rPr>
      </w:pPr>
    </w:p>
    <w:p w14:paraId="71EF11C2" w14:textId="06FAAD11" w:rsidR="4ECB6D1F" w:rsidRDefault="4ECB6D1F" w:rsidP="00EB58B1">
      <w:pPr>
        <w:spacing w:after="0" w:line="240" w:lineRule="auto"/>
        <w:rPr>
          <w:rFonts w:ascii="Calibri" w:hAnsi="Calibri" w:cs="Calibri"/>
        </w:rPr>
      </w:pPr>
      <w:r w:rsidRPr="00676A47">
        <w:rPr>
          <w:rFonts w:ascii="Calibri" w:hAnsi="Calibri" w:cs="Calibri"/>
        </w:rPr>
        <w:t>Studies have show</w:t>
      </w:r>
      <w:r w:rsidR="004716B2">
        <w:rPr>
          <w:rFonts w:ascii="Calibri" w:hAnsi="Calibri" w:cs="Calibri"/>
        </w:rPr>
        <w:t>n</w:t>
      </w:r>
      <w:r w:rsidRPr="00676A47">
        <w:rPr>
          <w:rFonts w:ascii="Calibri" w:hAnsi="Calibri" w:cs="Calibri"/>
        </w:rPr>
        <w:t xml:space="preserve"> that exposure to nature has may benefits including social development, better concentration</w:t>
      </w:r>
      <w:r w:rsidR="32BC7285" w:rsidRPr="00676A47">
        <w:rPr>
          <w:rFonts w:ascii="Calibri" w:hAnsi="Calibri" w:cs="Calibri"/>
        </w:rPr>
        <w:t>,</w:t>
      </w:r>
      <w:r w:rsidRPr="00676A47">
        <w:rPr>
          <w:rFonts w:ascii="Calibri" w:hAnsi="Calibri" w:cs="Calibri"/>
        </w:rPr>
        <w:t xml:space="preserve"> increased short-term memory</w:t>
      </w:r>
      <w:r w:rsidR="72D63328" w:rsidRPr="00676A47">
        <w:rPr>
          <w:rFonts w:ascii="Calibri" w:hAnsi="Calibri" w:cs="Calibri"/>
        </w:rPr>
        <w:t xml:space="preserve"> and reduced stress.</w:t>
      </w:r>
      <w:r w:rsidR="5022AF33" w:rsidRPr="00676A47">
        <w:rPr>
          <w:rFonts w:ascii="Calibri" w:hAnsi="Calibri" w:cs="Calibri"/>
        </w:rPr>
        <w:t xml:space="preserve"> Connections with nature can </w:t>
      </w:r>
      <w:r w:rsidR="79FC4A4A" w:rsidRPr="00676A47">
        <w:rPr>
          <w:rFonts w:ascii="Calibri" w:hAnsi="Calibri" w:cs="Calibri"/>
        </w:rPr>
        <w:t xml:space="preserve">also </w:t>
      </w:r>
      <w:r w:rsidR="5022AF33" w:rsidRPr="00676A47">
        <w:rPr>
          <w:rFonts w:ascii="Calibri" w:hAnsi="Calibri" w:cs="Calibri"/>
        </w:rPr>
        <w:t xml:space="preserve">engage the senses and spark </w:t>
      </w:r>
      <w:r w:rsidR="008742FA" w:rsidRPr="00A56567">
        <w:rPr>
          <w:rFonts w:ascii="Calibri" w:hAnsi="Calibri" w:cs="Calibri"/>
        </w:rPr>
        <w:t>young learners</w:t>
      </w:r>
      <w:r w:rsidR="008742FA">
        <w:rPr>
          <w:rFonts w:ascii="Calibri" w:hAnsi="Calibri" w:cs="Calibri"/>
        </w:rPr>
        <w:t xml:space="preserve">’ </w:t>
      </w:r>
      <w:r w:rsidR="5022AF33" w:rsidRPr="00676A47">
        <w:rPr>
          <w:rFonts w:ascii="Calibri" w:hAnsi="Calibri" w:cs="Calibri"/>
        </w:rPr>
        <w:t>curiosity.</w:t>
      </w:r>
    </w:p>
    <w:p w14:paraId="7181AC26" w14:textId="77777777" w:rsidR="006B0C89" w:rsidRPr="00676A47" w:rsidRDefault="006B0C89" w:rsidP="00676A47">
      <w:pPr>
        <w:spacing w:after="0" w:line="240" w:lineRule="auto"/>
        <w:rPr>
          <w:rFonts w:ascii="Calibri" w:hAnsi="Calibri" w:cs="Calibri"/>
        </w:rPr>
      </w:pPr>
    </w:p>
    <w:p w14:paraId="258CCF0E" w14:textId="59CE284F" w:rsidR="49926C2A" w:rsidRPr="00676A47" w:rsidRDefault="49926C2A" w:rsidP="00676A47">
      <w:pPr>
        <w:spacing w:after="0" w:line="240" w:lineRule="auto"/>
        <w:rPr>
          <w:rFonts w:ascii="Calibri" w:hAnsi="Calibri" w:cs="Calibri"/>
        </w:rPr>
      </w:pPr>
      <w:r w:rsidRPr="00676A47">
        <w:rPr>
          <w:rFonts w:ascii="Calibri" w:hAnsi="Calibri" w:cs="Calibri"/>
        </w:rPr>
        <w:t xml:space="preserve">When it comes to </w:t>
      </w:r>
      <w:r w:rsidR="636C3F56" w:rsidRPr="00676A47">
        <w:rPr>
          <w:rFonts w:ascii="Calibri" w:hAnsi="Calibri" w:cs="Calibri"/>
        </w:rPr>
        <w:t>incorporat</w:t>
      </w:r>
      <w:r w:rsidR="76FFA56B" w:rsidRPr="00676A47">
        <w:rPr>
          <w:rFonts w:ascii="Calibri" w:hAnsi="Calibri" w:cs="Calibri"/>
        </w:rPr>
        <w:t>ing</w:t>
      </w:r>
      <w:r w:rsidR="636C3F56" w:rsidRPr="00676A47">
        <w:rPr>
          <w:rFonts w:ascii="Calibri" w:hAnsi="Calibri" w:cs="Calibri"/>
        </w:rPr>
        <w:t xml:space="preserve"> biophilic elements in </w:t>
      </w:r>
      <w:r w:rsidR="42FADC54" w:rsidRPr="00676A47">
        <w:rPr>
          <w:rFonts w:ascii="Calibri" w:hAnsi="Calibri" w:cs="Calibri"/>
        </w:rPr>
        <w:t>the design of schools and early childhood learning there are several strategies</w:t>
      </w:r>
      <w:r w:rsidR="006B0C89">
        <w:rPr>
          <w:rFonts w:ascii="Calibri" w:hAnsi="Calibri" w:cs="Calibri"/>
        </w:rPr>
        <w:t>:</w:t>
      </w:r>
    </w:p>
    <w:p w14:paraId="684A4A89" w14:textId="686C2B6B" w:rsidR="42FADC54" w:rsidRPr="00676A47" w:rsidRDefault="42FADC54" w:rsidP="00676A47">
      <w:pPr>
        <w:spacing w:after="0" w:line="240" w:lineRule="auto"/>
        <w:rPr>
          <w:rFonts w:ascii="Calibri" w:hAnsi="Calibri" w:cs="Calibri"/>
        </w:rPr>
      </w:pPr>
      <w:r w:rsidRPr="00676A47">
        <w:rPr>
          <w:rFonts w:ascii="Calibri" w:hAnsi="Calibri" w:cs="Calibri"/>
        </w:rPr>
        <w:t>Biophilic and natural elements can be incorporated into interior environments and learning spaces through plants and living walls.</w:t>
      </w:r>
    </w:p>
    <w:p w14:paraId="18AE0A7F" w14:textId="54ED554F" w:rsidR="42FADC54" w:rsidRPr="00676A47" w:rsidRDefault="42FADC54" w:rsidP="00676A47">
      <w:pPr>
        <w:spacing w:after="0" w:line="240" w:lineRule="auto"/>
        <w:rPr>
          <w:rFonts w:ascii="Calibri" w:hAnsi="Calibri" w:cs="Calibri"/>
        </w:rPr>
      </w:pPr>
      <w:r w:rsidRPr="00676A47">
        <w:rPr>
          <w:rFonts w:ascii="Calibri" w:hAnsi="Calibri" w:cs="Calibri"/>
        </w:rPr>
        <w:t>Provid</w:t>
      </w:r>
      <w:r w:rsidR="006B0C89">
        <w:rPr>
          <w:rFonts w:ascii="Calibri" w:hAnsi="Calibri" w:cs="Calibri"/>
        </w:rPr>
        <w:t>e</w:t>
      </w:r>
      <w:r w:rsidRPr="00676A47">
        <w:rPr>
          <w:rFonts w:ascii="Calibri" w:hAnsi="Calibri" w:cs="Calibri"/>
        </w:rPr>
        <w:t xml:space="preserve"> views to outdoor natural areas.</w:t>
      </w:r>
    </w:p>
    <w:p w14:paraId="2DD7192B" w14:textId="2FEEA625" w:rsidR="42FADC54" w:rsidRPr="00676A47" w:rsidRDefault="42FADC54" w:rsidP="00676A47">
      <w:pPr>
        <w:spacing w:after="0" w:line="240" w:lineRule="auto"/>
        <w:rPr>
          <w:rFonts w:ascii="Calibri" w:hAnsi="Calibri" w:cs="Calibri"/>
        </w:rPr>
      </w:pPr>
      <w:r w:rsidRPr="00676A47">
        <w:rPr>
          <w:rFonts w:ascii="Calibri" w:hAnsi="Calibri" w:cs="Calibri"/>
        </w:rPr>
        <w:t>Provid</w:t>
      </w:r>
      <w:r w:rsidR="006B0C89">
        <w:rPr>
          <w:rFonts w:ascii="Calibri" w:hAnsi="Calibri" w:cs="Calibri"/>
        </w:rPr>
        <w:t>e</w:t>
      </w:r>
      <w:r w:rsidRPr="00676A47">
        <w:rPr>
          <w:rFonts w:ascii="Calibri" w:hAnsi="Calibri" w:cs="Calibri"/>
        </w:rPr>
        <w:t xml:space="preserve"> direct access to outdoor areas, </w:t>
      </w:r>
      <w:proofErr w:type="gramStart"/>
      <w:r w:rsidRPr="00676A47">
        <w:rPr>
          <w:rFonts w:ascii="Calibri" w:hAnsi="Calibri" w:cs="Calibri"/>
        </w:rPr>
        <w:t>courtyards,  playgrounds</w:t>
      </w:r>
      <w:proofErr w:type="gramEnd"/>
      <w:r w:rsidRPr="00676A47">
        <w:rPr>
          <w:rFonts w:ascii="Calibri" w:hAnsi="Calibri" w:cs="Calibri"/>
        </w:rPr>
        <w:t>, sensory gardens and growing gardens.</w:t>
      </w:r>
      <w:r w:rsidR="636C3F56" w:rsidRPr="00676A47">
        <w:rPr>
          <w:rFonts w:ascii="Calibri" w:hAnsi="Calibri" w:cs="Calibri"/>
        </w:rPr>
        <w:t xml:space="preserve"> </w:t>
      </w:r>
    </w:p>
    <w:p w14:paraId="7B8FA991" w14:textId="77777777" w:rsidR="00E1604E" w:rsidRPr="00676A47" w:rsidRDefault="00E1604E" w:rsidP="00676A47">
      <w:pPr>
        <w:spacing w:after="0" w:line="240" w:lineRule="auto"/>
        <w:rPr>
          <w:rFonts w:ascii="Calibri" w:hAnsi="Calibri" w:cs="Calibri"/>
        </w:rPr>
      </w:pPr>
    </w:p>
    <w:p w14:paraId="26887826" w14:textId="626FB3E0" w:rsidR="002079AD" w:rsidRPr="00676A47" w:rsidRDefault="00E1604E" w:rsidP="00676A47">
      <w:pPr>
        <w:spacing w:after="0" w:line="240" w:lineRule="auto"/>
        <w:rPr>
          <w:rFonts w:ascii="Calibri" w:hAnsi="Calibri" w:cs="Calibri"/>
        </w:rPr>
      </w:pPr>
      <w:commentRangeStart w:id="5"/>
      <w:r w:rsidRPr="00676A47">
        <w:rPr>
          <w:rFonts w:ascii="Calibri" w:hAnsi="Calibri" w:cs="Calibri"/>
        </w:rPr>
        <w:t xml:space="preserve">Sources: </w:t>
      </w:r>
      <w:commentRangeEnd w:id="5"/>
      <w:r w:rsidR="006B0C89">
        <w:rPr>
          <w:rStyle w:val="CommentReference"/>
        </w:rPr>
        <w:commentReference w:id="5"/>
      </w:r>
    </w:p>
    <w:p w14:paraId="5C76236B" w14:textId="77777777" w:rsidR="002079AD" w:rsidRPr="00676A47" w:rsidRDefault="002079AD" w:rsidP="00676A47">
      <w:pPr>
        <w:spacing w:after="0" w:line="240" w:lineRule="auto"/>
        <w:rPr>
          <w:rFonts w:ascii="Calibri" w:hAnsi="Calibri" w:cs="Calibri"/>
        </w:rPr>
      </w:pPr>
      <w:r w:rsidRPr="00676A47">
        <w:rPr>
          <w:rFonts w:ascii="Calibri" w:hAnsi="Calibri" w:cs="Calibri"/>
        </w:rPr>
        <w:t xml:space="preserve">Importance of </w:t>
      </w:r>
      <w:proofErr w:type="gramStart"/>
      <w:r w:rsidRPr="00676A47">
        <w:rPr>
          <w:rFonts w:ascii="Calibri" w:hAnsi="Calibri" w:cs="Calibri"/>
        </w:rPr>
        <w:t>acoustical</w:t>
      </w:r>
      <w:proofErr w:type="gramEnd"/>
      <w:r w:rsidRPr="00676A47">
        <w:rPr>
          <w:rFonts w:ascii="Calibri" w:hAnsi="Calibri" w:cs="Calibri"/>
        </w:rPr>
        <w:t xml:space="preserve"> design in learning environments</w:t>
      </w:r>
    </w:p>
    <w:p w14:paraId="3B39A300" w14:textId="77777777" w:rsidR="002079AD" w:rsidRPr="00676A47" w:rsidRDefault="002079AD" w:rsidP="00676A47">
      <w:pPr>
        <w:spacing w:after="0" w:line="240" w:lineRule="auto"/>
        <w:rPr>
          <w:rFonts w:ascii="Calibri" w:hAnsi="Calibri" w:cs="Calibri"/>
        </w:rPr>
      </w:pPr>
      <w:r w:rsidRPr="00676A47">
        <w:rPr>
          <w:rFonts w:ascii="Calibri" w:hAnsi="Calibri" w:cs="Calibri"/>
        </w:rPr>
        <w:t>Effects of Classroom Acoustics on Performance and Well-Being in Elementary School Children: A Field Study (Research Publication)</w:t>
      </w:r>
    </w:p>
    <w:p w14:paraId="2D2F1CC1" w14:textId="77777777" w:rsidR="002079AD" w:rsidRPr="00676A47" w:rsidRDefault="002079AD" w:rsidP="00676A47">
      <w:pPr>
        <w:spacing w:after="0" w:line="240" w:lineRule="auto"/>
        <w:rPr>
          <w:rFonts w:ascii="Calibri" w:hAnsi="Calibri" w:cs="Calibri"/>
        </w:rPr>
      </w:pPr>
      <w:r w:rsidRPr="00676A47">
        <w:rPr>
          <w:rFonts w:ascii="Calibri" w:hAnsi="Calibri" w:cs="Calibri"/>
        </w:rPr>
        <w:t xml:space="preserve">Klatte, </w:t>
      </w:r>
      <w:proofErr w:type="spellStart"/>
      <w:r w:rsidRPr="00676A47">
        <w:rPr>
          <w:rFonts w:ascii="Calibri" w:hAnsi="Calibri" w:cs="Calibri"/>
        </w:rPr>
        <w:t>Hellbruck</w:t>
      </w:r>
      <w:proofErr w:type="spellEnd"/>
      <w:r w:rsidRPr="00676A47">
        <w:rPr>
          <w:rFonts w:ascii="Calibri" w:hAnsi="Calibri" w:cs="Calibri"/>
        </w:rPr>
        <w:t>, Seidel, &amp; Leistner, 2010.</w:t>
      </w:r>
    </w:p>
    <w:p w14:paraId="036EE538" w14:textId="77777777" w:rsidR="002079AD" w:rsidRPr="00676A47" w:rsidRDefault="002079AD" w:rsidP="00676A47">
      <w:pPr>
        <w:spacing w:after="0" w:line="240" w:lineRule="auto"/>
        <w:rPr>
          <w:rFonts w:ascii="Calibri" w:hAnsi="Calibri" w:cs="Calibri"/>
        </w:rPr>
      </w:pPr>
      <w:proofErr w:type="gramStart"/>
      <w:r w:rsidRPr="00676A47">
        <w:rPr>
          <w:rFonts w:ascii="Calibri" w:hAnsi="Calibri" w:cs="Calibri"/>
        </w:rPr>
        <w:lastRenderedPageBreak/>
        <w:t>Acoustical</w:t>
      </w:r>
      <w:proofErr w:type="gramEnd"/>
      <w:r w:rsidRPr="00676A47">
        <w:rPr>
          <w:rFonts w:ascii="Calibri" w:hAnsi="Calibri" w:cs="Calibri"/>
        </w:rPr>
        <w:t xml:space="preserve"> Design in Education: Creating the Perfect Learning Environment (Web Publication)</w:t>
      </w:r>
    </w:p>
    <w:p w14:paraId="505C454C" w14:textId="77777777" w:rsidR="002079AD" w:rsidRPr="00676A47" w:rsidRDefault="002079AD" w:rsidP="00676A47">
      <w:pPr>
        <w:spacing w:after="0" w:line="240" w:lineRule="auto"/>
        <w:rPr>
          <w:rFonts w:ascii="Calibri" w:hAnsi="Calibri" w:cs="Calibri"/>
        </w:rPr>
      </w:pPr>
      <w:r w:rsidRPr="00676A47">
        <w:rPr>
          <w:rFonts w:ascii="Calibri" w:hAnsi="Calibri" w:cs="Calibri"/>
        </w:rPr>
        <w:t>Kireiusa.com</w:t>
      </w:r>
    </w:p>
    <w:p w14:paraId="7EDB5809" w14:textId="77777777" w:rsidR="002079AD" w:rsidRPr="00676A47" w:rsidRDefault="002079AD" w:rsidP="00676A47">
      <w:pPr>
        <w:spacing w:after="0" w:line="240" w:lineRule="auto"/>
        <w:rPr>
          <w:rFonts w:ascii="Calibri" w:hAnsi="Calibri" w:cs="Calibri"/>
        </w:rPr>
      </w:pPr>
      <w:r w:rsidRPr="00676A47">
        <w:rPr>
          <w:rFonts w:ascii="Calibri" w:hAnsi="Calibri" w:cs="Calibri"/>
        </w:rPr>
        <w:t>Influence of Classroom Acoustics on Noise Disturbance and Well-Being for First Graders</w:t>
      </w:r>
    </w:p>
    <w:p w14:paraId="3FCD52E5" w14:textId="77777777" w:rsidR="002079AD" w:rsidRPr="00676A47" w:rsidRDefault="002079AD" w:rsidP="00676A47">
      <w:pPr>
        <w:spacing w:after="0" w:line="240" w:lineRule="auto"/>
        <w:rPr>
          <w:rFonts w:ascii="Calibri" w:hAnsi="Calibri" w:cs="Calibri"/>
        </w:rPr>
      </w:pPr>
      <w:r w:rsidRPr="00676A47">
        <w:rPr>
          <w:rFonts w:ascii="Calibri" w:hAnsi="Calibri" w:cs="Calibri"/>
        </w:rPr>
        <w:t>Astolfi, 2019</w:t>
      </w:r>
    </w:p>
    <w:p w14:paraId="42F1FE52" w14:textId="77777777" w:rsidR="002079AD" w:rsidRPr="00676A47" w:rsidRDefault="002079AD" w:rsidP="00676A47">
      <w:pPr>
        <w:spacing w:after="0" w:line="240" w:lineRule="auto"/>
        <w:rPr>
          <w:rFonts w:ascii="Calibri" w:hAnsi="Calibri" w:cs="Calibri"/>
        </w:rPr>
      </w:pPr>
      <w:r w:rsidRPr="00676A47">
        <w:rPr>
          <w:rFonts w:ascii="Calibri" w:hAnsi="Calibri" w:cs="Calibri"/>
        </w:rPr>
        <w:t>Importance of lighting design in learning environments</w:t>
      </w:r>
    </w:p>
    <w:p w14:paraId="58B6758A" w14:textId="77777777" w:rsidR="002079AD" w:rsidRPr="00676A47" w:rsidRDefault="002079AD" w:rsidP="00676A47">
      <w:pPr>
        <w:spacing w:after="0" w:line="240" w:lineRule="auto"/>
        <w:rPr>
          <w:rFonts w:ascii="Calibri" w:hAnsi="Calibri" w:cs="Calibri"/>
        </w:rPr>
      </w:pPr>
      <w:r w:rsidRPr="00676A47">
        <w:rPr>
          <w:rFonts w:ascii="Calibri" w:hAnsi="Calibri" w:cs="Calibri"/>
        </w:rPr>
        <w:t>Turning on the light. Thinking about Lighting Issues in Child Care.</w:t>
      </w:r>
    </w:p>
    <w:p w14:paraId="6AC82298" w14:textId="77777777" w:rsidR="002079AD" w:rsidRPr="00676A47" w:rsidRDefault="002079AD" w:rsidP="00676A47">
      <w:pPr>
        <w:spacing w:after="0" w:line="240" w:lineRule="auto"/>
        <w:rPr>
          <w:rFonts w:ascii="Calibri" w:hAnsi="Calibri" w:cs="Calibri"/>
        </w:rPr>
      </w:pPr>
      <w:r w:rsidRPr="00676A47">
        <w:rPr>
          <w:rFonts w:ascii="Calibri" w:hAnsi="Calibri" w:cs="Calibri"/>
        </w:rPr>
        <w:t>Alexander, 2008</w:t>
      </w:r>
    </w:p>
    <w:p w14:paraId="1AE41DE7" w14:textId="77777777" w:rsidR="002079AD" w:rsidRPr="00676A47" w:rsidRDefault="002079AD" w:rsidP="00676A47">
      <w:pPr>
        <w:spacing w:after="0" w:line="240" w:lineRule="auto"/>
        <w:rPr>
          <w:rFonts w:ascii="Calibri" w:hAnsi="Calibri" w:cs="Calibri"/>
        </w:rPr>
      </w:pPr>
      <w:r w:rsidRPr="00676A47">
        <w:rPr>
          <w:rFonts w:ascii="Calibri" w:hAnsi="Calibri" w:cs="Calibri"/>
        </w:rPr>
        <w:t>The importance of Good Lighting in Child-Friendly Spaces (Web Article)</w:t>
      </w:r>
    </w:p>
    <w:p w14:paraId="3C5BE3FC" w14:textId="77777777" w:rsidR="002079AD" w:rsidRPr="00676A47" w:rsidRDefault="002079AD" w:rsidP="00676A47">
      <w:pPr>
        <w:spacing w:after="0" w:line="240" w:lineRule="auto"/>
        <w:rPr>
          <w:rFonts w:ascii="Calibri" w:hAnsi="Calibri" w:cs="Calibri"/>
        </w:rPr>
      </w:pPr>
      <w:r w:rsidRPr="00676A47">
        <w:rPr>
          <w:rFonts w:ascii="Calibri" w:hAnsi="Calibri" w:cs="Calibri"/>
        </w:rPr>
        <w:t>Reed, 2023</w:t>
      </w:r>
    </w:p>
    <w:p w14:paraId="2C4615D0" w14:textId="77777777" w:rsidR="002079AD" w:rsidRPr="00676A47" w:rsidRDefault="002079AD" w:rsidP="00676A47">
      <w:pPr>
        <w:spacing w:after="0" w:line="240" w:lineRule="auto"/>
        <w:rPr>
          <w:rFonts w:ascii="Calibri" w:hAnsi="Calibri" w:cs="Calibri"/>
        </w:rPr>
      </w:pPr>
      <w:r w:rsidRPr="00676A47">
        <w:rPr>
          <w:rFonts w:ascii="Calibri" w:hAnsi="Calibri" w:cs="Calibri"/>
        </w:rPr>
        <w:t>The effects of light in children; A systematic review</w:t>
      </w:r>
    </w:p>
    <w:p w14:paraId="17BF892F" w14:textId="77777777" w:rsidR="002079AD" w:rsidRPr="00676A47" w:rsidRDefault="002079AD" w:rsidP="00676A47">
      <w:pPr>
        <w:spacing w:after="0" w:line="240" w:lineRule="auto"/>
        <w:rPr>
          <w:rFonts w:ascii="Calibri" w:hAnsi="Calibri" w:cs="Calibri"/>
        </w:rPr>
      </w:pPr>
      <w:r w:rsidRPr="00676A47">
        <w:rPr>
          <w:rFonts w:ascii="Calibri" w:hAnsi="Calibri" w:cs="Calibri"/>
        </w:rPr>
        <w:t>Westwood, 2023</w:t>
      </w:r>
    </w:p>
    <w:p w14:paraId="29FE8187" w14:textId="77777777" w:rsidR="002079AD" w:rsidRPr="00676A47" w:rsidRDefault="002079AD" w:rsidP="00676A47">
      <w:pPr>
        <w:spacing w:after="0" w:line="240" w:lineRule="auto"/>
        <w:rPr>
          <w:rFonts w:ascii="Calibri" w:hAnsi="Calibri" w:cs="Calibri"/>
        </w:rPr>
      </w:pPr>
      <w:r w:rsidRPr="00676A47">
        <w:rPr>
          <w:rFonts w:ascii="Calibri" w:hAnsi="Calibri" w:cs="Calibri"/>
        </w:rPr>
        <w:t>Lighting in Early Childhood Environment (Research Publication)</w:t>
      </w:r>
    </w:p>
    <w:p w14:paraId="23BBED63" w14:textId="77777777" w:rsidR="002079AD" w:rsidRPr="00676A47" w:rsidRDefault="002079AD" w:rsidP="00676A47">
      <w:pPr>
        <w:spacing w:after="0" w:line="240" w:lineRule="auto"/>
        <w:rPr>
          <w:rFonts w:ascii="Calibri" w:hAnsi="Calibri" w:cs="Calibri"/>
        </w:rPr>
      </w:pPr>
      <w:proofErr w:type="spellStart"/>
      <w:r w:rsidRPr="00676A47">
        <w:rPr>
          <w:rFonts w:ascii="Calibri" w:hAnsi="Calibri" w:cs="Calibri"/>
        </w:rPr>
        <w:t>Shivarama</w:t>
      </w:r>
      <w:proofErr w:type="spellEnd"/>
      <w:r w:rsidRPr="00676A47">
        <w:rPr>
          <w:rFonts w:ascii="Calibri" w:hAnsi="Calibri" w:cs="Calibri"/>
        </w:rPr>
        <w:t>, 2014</w:t>
      </w:r>
    </w:p>
    <w:p w14:paraId="7B8EC488" w14:textId="77777777" w:rsidR="002079AD" w:rsidRPr="00676A47" w:rsidRDefault="002079AD" w:rsidP="00676A47">
      <w:pPr>
        <w:spacing w:after="0" w:line="240" w:lineRule="auto"/>
        <w:rPr>
          <w:rFonts w:ascii="Calibri" w:hAnsi="Calibri" w:cs="Calibri"/>
        </w:rPr>
      </w:pPr>
      <w:r w:rsidRPr="00676A47">
        <w:rPr>
          <w:rFonts w:ascii="Calibri" w:hAnsi="Calibri" w:cs="Calibri"/>
        </w:rPr>
        <w:t>Importance of connections to nature</w:t>
      </w:r>
    </w:p>
    <w:p w14:paraId="2F167FE1" w14:textId="77777777" w:rsidR="002079AD" w:rsidRPr="00676A47" w:rsidRDefault="002079AD" w:rsidP="00676A47">
      <w:pPr>
        <w:spacing w:after="0" w:line="240" w:lineRule="auto"/>
        <w:rPr>
          <w:rFonts w:ascii="Calibri" w:hAnsi="Calibri" w:cs="Calibri"/>
        </w:rPr>
      </w:pPr>
      <w:r w:rsidRPr="00676A47">
        <w:rPr>
          <w:rFonts w:ascii="Calibri" w:hAnsi="Calibri" w:cs="Calibri"/>
        </w:rPr>
        <w:t>Take it Outside; A History of Nature-Based Education</w:t>
      </w:r>
    </w:p>
    <w:p w14:paraId="0D34B8ED" w14:textId="77777777" w:rsidR="002079AD" w:rsidRPr="00676A47" w:rsidRDefault="002079AD" w:rsidP="00676A47">
      <w:pPr>
        <w:spacing w:after="0" w:line="240" w:lineRule="auto"/>
        <w:rPr>
          <w:rFonts w:ascii="Calibri" w:hAnsi="Calibri" w:cs="Calibri"/>
        </w:rPr>
      </w:pPr>
      <w:proofErr w:type="spellStart"/>
      <w:r w:rsidRPr="00676A47">
        <w:rPr>
          <w:rFonts w:ascii="Calibri" w:hAnsi="Calibri" w:cs="Calibri"/>
        </w:rPr>
        <w:t>Prochner</w:t>
      </w:r>
      <w:proofErr w:type="spellEnd"/>
      <w:r w:rsidRPr="00676A47">
        <w:rPr>
          <w:rFonts w:ascii="Calibri" w:hAnsi="Calibri" w:cs="Calibri"/>
        </w:rPr>
        <w:t>, 2021</w:t>
      </w:r>
    </w:p>
    <w:p w14:paraId="3AA71BF0" w14:textId="77777777" w:rsidR="002079AD" w:rsidRPr="00676A47" w:rsidRDefault="002079AD" w:rsidP="00676A47">
      <w:pPr>
        <w:spacing w:after="0" w:line="240" w:lineRule="auto"/>
        <w:rPr>
          <w:rFonts w:ascii="Calibri" w:hAnsi="Calibri" w:cs="Calibri"/>
        </w:rPr>
      </w:pPr>
      <w:r w:rsidRPr="00676A47">
        <w:rPr>
          <w:rFonts w:ascii="Calibri" w:hAnsi="Calibri" w:cs="Calibri"/>
        </w:rPr>
        <w:t>Nature-Based Learning: Why it’s Essential in Early Childhood (Web Publication)</w:t>
      </w:r>
    </w:p>
    <w:p w14:paraId="37E796BC" w14:textId="77777777" w:rsidR="002079AD" w:rsidRPr="00676A47" w:rsidRDefault="002079AD" w:rsidP="00676A47">
      <w:pPr>
        <w:spacing w:after="0" w:line="240" w:lineRule="auto"/>
        <w:rPr>
          <w:rFonts w:ascii="Calibri" w:hAnsi="Calibri" w:cs="Calibri"/>
        </w:rPr>
      </w:pPr>
      <w:r w:rsidRPr="00676A47">
        <w:rPr>
          <w:rFonts w:ascii="Calibri" w:hAnsi="Calibri" w:cs="Calibri"/>
        </w:rPr>
        <w:t>International School Ho Chi Minh City. Ishcmec.com</w:t>
      </w:r>
    </w:p>
    <w:p w14:paraId="4A8E8E40" w14:textId="77777777" w:rsidR="002079AD" w:rsidRPr="00676A47" w:rsidRDefault="002079AD" w:rsidP="00676A47">
      <w:pPr>
        <w:spacing w:after="0" w:line="240" w:lineRule="auto"/>
        <w:rPr>
          <w:rFonts w:ascii="Calibri" w:hAnsi="Calibri" w:cs="Calibri"/>
        </w:rPr>
      </w:pPr>
      <w:r w:rsidRPr="00676A47">
        <w:rPr>
          <w:rFonts w:ascii="Calibri" w:hAnsi="Calibri" w:cs="Calibri"/>
        </w:rPr>
        <w:t>Biophilic Design: Why Biophilia in Education gets an A+ (Web Publication)</w:t>
      </w:r>
    </w:p>
    <w:p w14:paraId="59F412ED" w14:textId="77777777" w:rsidR="002079AD" w:rsidRPr="00676A47" w:rsidRDefault="002079AD" w:rsidP="00676A47">
      <w:pPr>
        <w:spacing w:after="0" w:line="240" w:lineRule="auto"/>
        <w:rPr>
          <w:rFonts w:ascii="Calibri" w:hAnsi="Calibri" w:cs="Calibri"/>
        </w:rPr>
      </w:pPr>
      <w:r w:rsidRPr="00676A47">
        <w:rPr>
          <w:rFonts w:ascii="Calibri" w:hAnsi="Calibri" w:cs="Calibri"/>
        </w:rPr>
        <w:t>Inprocorp.com, 2020</w:t>
      </w:r>
    </w:p>
    <w:p w14:paraId="6CF89E22" w14:textId="77777777" w:rsidR="00E1604E" w:rsidRPr="00676A47" w:rsidRDefault="00E1604E" w:rsidP="00676A47">
      <w:pPr>
        <w:spacing w:after="0" w:line="240" w:lineRule="auto"/>
        <w:rPr>
          <w:rFonts w:ascii="Calibri" w:hAnsi="Calibri" w:cs="Calibri"/>
        </w:rPr>
      </w:pPr>
    </w:p>
    <w:p w14:paraId="3301C7E3" w14:textId="77777777" w:rsidR="00476A9E" w:rsidRPr="00676A47" w:rsidRDefault="00476A9E" w:rsidP="00676A47">
      <w:pPr>
        <w:spacing w:after="0" w:line="240" w:lineRule="auto"/>
        <w:rPr>
          <w:rFonts w:ascii="Calibri" w:hAnsi="Calibri" w:cs="Calibri"/>
        </w:rPr>
      </w:pPr>
    </w:p>
    <w:p w14:paraId="46495CA9" w14:textId="77777777" w:rsidR="00476A9E" w:rsidRPr="00676A47" w:rsidRDefault="00476A9E" w:rsidP="00676A47">
      <w:pPr>
        <w:spacing w:after="0" w:line="240" w:lineRule="auto"/>
        <w:rPr>
          <w:rFonts w:ascii="Calibri" w:hAnsi="Calibri" w:cs="Calibri"/>
        </w:rPr>
      </w:pPr>
    </w:p>
    <w:p w14:paraId="216C0A59" w14:textId="77777777" w:rsidR="00476A9E" w:rsidRPr="00676A47" w:rsidRDefault="00476A9E" w:rsidP="00676A47">
      <w:pPr>
        <w:spacing w:after="0" w:line="240" w:lineRule="auto"/>
        <w:rPr>
          <w:rFonts w:ascii="Calibri" w:hAnsi="Calibri" w:cs="Calibri"/>
        </w:rPr>
      </w:pPr>
    </w:p>
    <w:p w14:paraId="701D7789" w14:textId="77777777" w:rsidR="0069009E" w:rsidRPr="00676A47" w:rsidRDefault="0069009E" w:rsidP="00676A47">
      <w:pPr>
        <w:spacing w:after="0" w:line="240" w:lineRule="auto"/>
        <w:rPr>
          <w:rFonts w:ascii="Calibri" w:hAnsi="Calibri" w:cs="Calibri"/>
        </w:rPr>
      </w:pPr>
    </w:p>
    <w:p w14:paraId="00032C3F" w14:textId="77777777" w:rsidR="0069009E" w:rsidRPr="00676A47" w:rsidRDefault="0069009E" w:rsidP="00676A47">
      <w:pPr>
        <w:spacing w:after="0" w:line="240" w:lineRule="auto"/>
        <w:rPr>
          <w:rFonts w:ascii="Calibri" w:hAnsi="Calibri" w:cs="Calibri"/>
        </w:rPr>
      </w:pPr>
    </w:p>
    <w:p w14:paraId="66892336" w14:textId="77777777" w:rsidR="0069009E" w:rsidRPr="00676A47" w:rsidRDefault="0069009E" w:rsidP="00676A47">
      <w:pPr>
        <w:spacing w:after="0" w:line="240" w:lineRule="auto"/>
        <w:rPr>
          <w:rFonts w:ascii="Calibri" w:hAnsi="Calibri" w:cs="Calibri"/>
        </w:rPr>
      </w:pPr>
    </w:p>
    <w:p w14:paraId="6D3B18AB" w14:textId="77777777" w:rsidR="0069009E" w:rsidRPr="00676A47" w:rsidRDefault="0069009E" w:rsidP="00676A47">
      <w:pPr>
        <w:spacing w:after="0" w:line="240" w:lineRule="auto"/>
        <w:rPr>
          <w:rFonts w:ascii="Calibri" w:hAnsi="Calibri" w:cs="Calibri"/>
        </w:rPr>
      </w:pPr>
    </w:p>
    <w:p w14:paraId="7F3602F3" w14:textId="77777777" w:rsidR="0069009E" w:rsidRPr="00676A47" w:rsidRDefault="0069009E" w:rsidP="00676A47">
      <w:pPr>
        <w:spacing w:after="0" w:line="240" w:lineRule="auto"/>
        <w:rPr>
          <w:rFonts w:ascii="Calibri" w:hAnsi="Calibri" w:cs="Calibri"/>
        </w:rPr>
      </w:pPr>
    </w:p>
    <w:p w14:paraId="0EE748EC" w14:textId="77777777" w:rsidR="0069009E" w:rsidRPr="00676A47" w:rsidRDefault="0069009E" w:rsidP="00676A47">
      <w:pPr>
        <w:spacing w:after="0" w:line="240" w:lineRule="auto"/>
        <w:rPr>
          <w:rFonts w:ascii="Calibri" w:hAnsi="Calibri" w:cs="Calibri"/>
        </w:rPr>
      </w:pPr>
    </w:p>
    <w:p w14:paraId="4A3539C3" w14:textId="77777777" w:rsidR="0069009E" w:rsidRPr="00676A47" w:rsidRDefault="0069009E" w:rsidP="00676A47">
      <w:pPr>
        <w:spacing w:after="0" w:line="240" w:lineRule="auto"/>
        <w:rPr>
          <w:rFonts w:ascii="Calibri" w:hAnsi="Calibri" w:cs="Calibri"/>
        </w:rPr>
      </w:pPr>
    </w:p>
    <w:p w14:paraId="4F4A80C0" w14:textId="77777777" w:rsidR="0069009E" w:rsidRPr="00676A47" w:rsidRDefault="0069009E" w:rsidP="00676A47">
      <w:pPr>
        <w:spacing w:after="0" w:line="240" w:lineRule="auto"/>
        <w:rPr>
          <w:rFonts w:ascii="Calibri" w:hAnsi="Calibri" w:cs="Calibri"/>
        </w:rPr>
      </w:pPr>
    </w:p>
    <w:p w14:paraId="62B6D9D6" w14:textId="77777777" w:rsidR="005E1CF0" w:rsidRPr="00676A47" w:rsidRDefault="005E1CF0" w:rsidP="00676A47">
      <w:pPr>
        <w:spacing w:after="0" w:line="240" w:lineRule="auto"/>
        <w:rPr>
          <w:rFonts w:ascii="Calibri" w:hAnsi="Calibri" w:cs="Calibri"/>
        </w:rPr>
      </w:pPr>
    </w:p>
    <w:p w14:paraId="6B479997" w14:textId="77777777" w:rsidR="0069009E" w:rsidRPr="00676A47" w:rsidRDefault="0069009E" w:rsidP="00676A47">
      <w:pPr>
        <w:spacing w:after="0" w:line="240" w:lineRule="auto"/>
        <w:rPr>
          <w:rFonts w:ascii="Calibri" w:hAnsi="Calibri" w:cs="Calibri"/>
        </w:rPr>
      </w:pPr>
    </w:p>
    <w:p w14:paraId="6B58E348" w14:textId="77777777" w:rsidR="00F36FC3" w:rsidRPr="00676A47" w:rsidRDefault="00F36FC3" w:rsidP="00676A47">
      <w:pPr>
        <w:spacing w:after="0" w:line="240" w:lineRule="auto"/>
        <w:rPr>
          <w:rFonts w:ascii="Calibri" w:hAnsi="Calibri" w:cs="Calibri"/>
        </w:rPr>
      </w:pPr>
    </w:p>
    <w:p w14:paraId="3FAC1D23" w14:textId="77777777" w:rsidR="00F36FC3" w:rsidRPr="00676A47" w:rsidRDefault="00F36FC3" w:rsidP="00676A47">
      <w:pPr>
        <w:spacing w:after="0" w:line="240" w:lineRule="auto"/>
        <w:rPr>
          <w:rFonts w:ascii="Calibri" w:hAnsi="Calibri" w:cs="Calibri"/>
        </w:rPr>
      </w:pPr>
    </w:p>
    <w:p w14:paraId="53D62A7D" w14:textId="77777777" w:rsidR="00F36FC3" w:rsidRPr="00676A47" w:rsidRDefault="00F36FC3" w:rsidP="00676A47">
      <w:pPr>
        <w:spacing w:after="0" w:line="240" w:lineRule="auto"/>
        <w:rPr>
          <w:rFonts w:ascii="Calibri" w:hAnsi="Calibri" w:cs="Calibri"/>
        </w:rPr>
      </w:pPr>
    </w:p>
    <w:p w14:paraId="6D0FD5D3" w14:textId="77777777" w:rsidR="00F36FC3" w:rsidRPr="00676A47" w:rsidRDefault="00F36FC3" w:rsidP="00676A47">
      <w:pPr>
        <w:spacing w:after="0" w:line="240" w:lineRule="auto"/>
        <w:rPr>
          <w:rFonts w:ascii="Calibri" w:hAnsi="Calibri" w:cs="Calibri"/>
        </w:rPr>
      </w:pPr>
    </w:p>
    <w:p w14:paraId="5261961A" w14:textId="77777777" w:rsidR="00F36FC3" w:rsidRPr="00676A47" w:rsidRDefault="00F36FC3" w:rsidP="00676A47">
      <w:pPr>
        <w:spacing w:after="0" w:line="240" w:lineRule="auto"/>
        <w:rPr>
          <w:rFonts w:ascii="Calibri" w:hAnsi="Calibri" w:cs="Calibri"/>
        </w:rPr>
      </w:pPr>
    </w:p>
    <w:p w14:paraId="0590571E" w14:textId="5B58B1E9" w:rsidR="002902C9" w:rsidRPr="00676A47" w:rsidRDefault="002902C9" w:rsidP="00676A47">
      <w:pPr>
        <w:spacing w:after="0" w:line="240" w:lineRule="auto"/>
        <w:rPr>
          <w:rFonts w:ascii="Calibri" w:hAnsi="Calibri" w:cs="Calibri"/>
        </w:rPr>
      </w:pPr>
      <w:r w:rsidRPr="00676A47">
        <w:rPr>
          <w:rFonts w:ascii="Calibri" w:hAnsi="Calibri" w:cs="Calibri"/>
          <w:u w:val="single"/>
        </w:rPr>
        <w:t>Emotions shape learning</w:t>
      </w:r>
    </w:p>
    <w:p w14:paraId="2B09694B" w14:textId="54185CC5" w:rsidR="00D0200A" w:rsidRDefault="002902C9" w:rsidP="00EB58B1">
      <w:pPr>
        <w:spacing w:after="0" w:line="240" w:lineRule="auto"/>
        <w:rPr>
          <w:rFonts w:ascii="Calibri" w:hAnsi="Calibri" w:cs="Calibri"/>
        </w:rPr>
      </w:pPr>
      <w:r w:rsidRPr="00676A47">
        <w:rPr>
          <w:rFonts w:ascii="Calibri" w:hAnsi="Calibri" w:cs="Calibri"/>
        </w:rPr>
        <w:t xml:space="preserve">Children can arrive at school in different emotional modes, and emotional loads can vary. Some can experience nerves, and others could be overstimulated from the transition from home to school environments. Design that accounts for this range of emotions could offer pathways toward self-regulation. Thoughtful spatial programming that accommodates this emotional </w:t>
      </w:r>
      <w:r w:rsidRPr="00676A47">
        <w:rPr>
          <w:rFonts w:ascii="Calibri" w:hAnsi="Calibri" w:cs="Calibri"/>
        </w:rPr>
        <w:lastRenderedPageBreak/>
        <w:t>diversity is essential in cultivating emotional regulation and feelings of internal safety. Recent journals on education neuroscience emphasize the important of autonomy, transition, and environmental cues in supporting a child’s emotional development (Immordino -Yang, 2015)</w:t>
      </w:r>
      <w:r w:rsidR="00D0200A">
        <w:rPr>
          <w:rFonts w:ascii="Calibri" w:hAnsi="Calibri" w:cs="Calibri"/>
        </w:rPr>
        <w:t>.</w:t>
      </w:r>
      <w:r w:rsidRPr="00676A47">
        <w:rPr>
          <w:rFonts w:ascii="Calibri" w:hAnsi="Calibri" w:cs="Calibri"/>
        </w:rPr>
        <w:t xml:space="preserve"> </w:t>
      </w:r>
    </w:p>
    <w:p w14:paraId="18E6B7E5" w14:textId="77777777" w:rsidR="00D0200A" w:rsidRDefault="00D0200A" w:rsidP="00EB58B1">
      <w:pPr>
        <w:spacing w:after="0" w:line="240" w:lineRule="auto"/>
        <w:rPr>
          <w:rFonts w:ascii="Calibri" w:hAnsi="Calibri" w:cs="Calibri"/>
        </w:rPr>
      </w:pPr>
    </w:p>
    <w:p w14:paraId="0D6AC4B0" w14:textId="231933D8" w:rsidR="002902C9" w:rsidRDefault="002902C9" w:rsidP="00EB58B1">
      <w:pPr>
        <w:spacing w:after="0" w:line="240" w:lineRule="auto"/>
        <w:rPr>
          <w:rFonts w:ascii="Calibri" w:hAnsi="Calibri" w:cs="Calibri"/>
        </w:rPr>
      </w:pPr>
      <w:r w:rsidRPr="00676A47">
        <w:rPr>
          <w:rFonts w:ascii="Calibri" w:hAnsi="Calibri" w:cs="Calibri"/>
        </w:rPr>
        <w:t>Design can create zones of refuge – allowing students to find the sensory input or calm they need in the moment. This aligns with research showing that emotional safety is a prerequisite for executive function and self-regulation – critical components of learning to read (Blair &amp; Rave, 2015).</w:t>
      </w:r>
    </w:p>
    <w:p w14:paraId="5FF421B9" w14:textId="77777777" w:rsidR="00D0200A" w:rsidRPr="00676A47" w:rsidRDefault="00D0200A" w:rsidP="00676A47">
      <w:pPr>
        <w:spacing w:after="0" w:line="240" w:lineRule="auto"/>
        <w:rPr>
          <w:rFonts w:ascii="Calibri" w:hAnsi="Calibri" w:cs="Calibri"/>
        </w:rPr>
      </w:pPr>
    </w:p>
    <w:p w14:paraId="54083C8C" w14:textId="45ABDEE3" w:rsidR="002902C9" w:rsidRDefault="002902C9" w:rsidP="00EB58B1">
      <w:pPr>
        <w:spacing w:after="0" w:line="240" w:lineRule="auto"/>
        <w:rPr>
          <w:rFonts w:ascii="Calibri" w:hAnsi="Calibri" w:cs="Calibri"/>
        </w:rPr>
      </w:pPr>
      <w:r w:rsidRPr="00676A47">
        <w:rPr>
          <w:rFonts w:ascii="Calibri" w:hAnsi="Calibri" w:cs="Calibri"/>
        </w:rPr>
        <w:t>This principle is beautifully explored at Dorothy Martinez and Braeburn E</w:t>
      </w:r>
      <w:r w:rsidR="00D0200A">
        <w:rPr>
          <w:rFonts w:ascii="Calibri" w:hAnsi="Calibri" w:cs="Calibri"/>
        </w:rPr>
        <w:t xml:space="preserve">lementary </w:t>
      </w:r>
      <w:r w:rsidRPr="00676A47">
        <w:rPr>
          <w:rFonts w:ascii="Calibri" w:hAnsi="Calibri" w:cs="Calibri"/>
        </w:rPr>
        <w:t>S</w:t>
      </w:r>
      <w:r w:rsidR="00D0200A">
        <w:rPr>
          <w:rFonts w:ascii="Calibri" w:hAnsi="Calibri" w:cs="Calibri"/>
        </w:rPr>
        <w:t>chools</w:t>
      </w:r>
      <w:r w:rsidRPr="00676A47">
        <w:rPr>
          <w:rFonts w:ascii="Calibri" w:hAnsi="Calibri" w:cs="Calibri"/>
        </w:rPr>
        <w:t>, where quiet nooks and pods are embedded into the building. Bold sculptural reading pods were created at Dorothy Maritnez E</w:t>
      </w:r>
      <w:r w:rsidR="00D0200A">
        <w:rPr>
          <w:rFonts w:ascii="Calibri" w:hAnsi="Calibri" w:cs="Calibri"/>
        </w:rPr>
        <w:t xml:space="preserve">lementary </w:t>
      </w:r>
      <w:r w:rsidRPr="00676A47">
        <w:rPr>
          <w:rFonts w:ascii="Calibri" w:hAnsi="Calibri" w:cs="Calibri"/>
        </w:rPr>
        <w:t>S</w:t>
      </w:r>
      <w:r w:rsidR="00D0200A">
        <w:rPr>
          <w:rFonts w:ascii="Calibri" w:hAnsi="Calibri" w:cs="Calibri"/>
        </w:rPr>
        <w:t>chool,</w:t>
      </w:r>
      <w:r w:rsidRPr="00676A47">
        <w:rPr>
          <w:rFonts w:ascii="Calibri" w:hAnsi="Calibri" w:cs="Calibri"/>
        </w:rPr>
        <w:t xml:space="preserve"> while dome-like sensory alcoves at Braeburn E</w:t>
      </w:r>
      <w:r w:rsidR="00D0200A">
        <w:rPr>
          <w:rFonts w:ascii="Calibri" w:hAnsi="Calibri" w:cs="Calibri"/>
        </w:rPr>
        <w:t xml:space="preserve">lementary </w:t>
      </w:r>
      <w:r w:rsidRPr="00676A47">
        <w:rPr>
          <w:rFonts w:ascii="Calibri" w:hAnsi="Calibri" w:cs="Calibri"/>
        </w:rPr>
        <w:t>S</w:t>
      </w:r>
      <w:r w:rsidR="00D0200A">
        <w:rPr>
          <w:rFonts w:ascii="Calibri" w:hAnsi="Calibri" w:cs="Calibri"/>
        </w:rPr>
        <w:t>chool</w:t>
      </w:r>
      <w:r w:rsidRPr="00676A47">
        <w:rPr>
          <w:rFonts w:ascii="Calibri" w:hAnsi="Calibri" w:cs="Calibri"/>
        </w:rPr>
        <w:t xml:space="preserve"> offer enclosures that support withdrawal and emotional recalibration. These carved</w:t>
      </w:r>
      <w:r w:rsidR="00D0200A">
        <w:rPr>
          <w:rFonts w:ascii="Calibri" w:hAnsi="Calibri" w:cs="Calibri"/>
        </w:rPr>
        <w:t>-</w:t>
      </w:r>
      <w:r w:rsidRPr="00676A47">
        <w:rPr>
          <w:rFonts w:ascii="Calibri" w:hAnsi="Calibri" w:cs="Calibri"/>
        </w:rPr>
        <w:t>out sanctuaries invite quiet focus or co-regulation among peers. They are not just playful moments in the interior architecture – they reflect how built environments could include brain networks responsible for regulation and cognitive control (Barrett &amp; Satpute, 2013).</w:t>
      </w:r>
    </w:p>
    <w:p w14:paraId="466F92F0" w14:textId="77777777" w:rsidR="00D0200A" w:rsidRPr="00676A47" w:rsidRDefault="00D0200A" w:rsidP="00676A47">
      <w:pPr>
        <w:spacing w:after="0" w:line="240" w:lineRule="auto"/>
        <w:rPr>
          <w:rFonts w:ascii="Calibri" w:hAnsi="Calibri" w:cs="Calibri"/>
        </w:rPr>
      </w:pPr>
    </w:p>
    <w:p w14:paraId="5B07B1EE" w14:textId="28FE951B" w:rsidR="002902C9" w:rsidRPr="00676A47" w:rsidRDefault="002902C9" w:rsidP="00676A47">
      <w:pPr>
        <w:spacing w:after="0" w:line="240" w:lineRule="auto"/>
        <w:rPr>
          <w:rFonts w:ascii="Calibri" w:hAnsi="Calibri" w:cs="Calibri"/>
        </w:rPr>
      </w:pPr>
      <w:r w:rsidRPr="00676A47">
        <w:rPr>
          <w:rFonts w:ascii="Calibri" w:hAnsi="Calibri" w:cs="Calibri"/>
        </w:rPr>
        <w:t>Positioning these nooks in activated areas and circulation zones means that children don’t have to travel too far to access these environmental tools. They can help support self-direction</w:t>
      </w:r>
      <w:r w:rsidR="00D0200A">
        <w:rPr>
          <w:rFonts w:ascii="Calibri" w:hAnsi="Calibri" w:cs="Calibri"/>
        </w:rPr>
        <w:t xml:space="preserve"> while</w:t>
      </w:r>
      <w:r w:rsidRPr="00676A47">
        <w:rPr>
          <w:rFonts w:ascii="Calibri" w:hAnsi="Calibri" w:cs="Calibri"/>
        </w:rPr>
        <w:t xml:space="preserve"> reduc</w:t>
      </w:r>
      <w:r w:rsidR="00D0200A">
        <w:rPr>
          <w:rFonts w:ascii="Calibri" w:hAnsi="Calibri" w:cs="Calibri"/>
        </w:rPr>
        <w:t>ing</w:t>
      </w:r>
      <w:r w:rsidRPr="00676A47">
        <w:rPr>
          <w:rFonts w:ascii="Calibri" w:hAnsi="Calibri" w:cs="Calibri"/>
        </w:rPr>
        <w:t xml:space="preserve"> emotional and physical fatigue – important for younger learners who may be overwhelmed by longer transitions. </w:t>
      </w:r>
    </w:p>
    <w:p w14:paraId="5141E6F4" w14:textId="77777777" w:rsidR="002902C9" w:rsidRPr="00676A47" w:rsidRDefault="002902C9" w:rsidP="00676A47">
      <w:pPr>
        <w:spacing w:after="0" w:line="240" w:lineRule="auto"/>
        <w:rPr>
          <w:rFonts w:ascii="Calibri" w:hAnsi="Calibri" w:cs="Calibri"/>
        </w:rPr>
      </w:pPr>
      <w:r w:rsidRPr="00676A47">
        <w:rPr>
          <w:rFonts w:ascii="Calibri" w:hAnsi="Calibri" w:cs="Calibri"/>
          <w:noProof/>
        </w:rPr>
        <w:drawing>
          <wp:inline distT="0" distB="0" distL="0" distR="0" wp14:anchorId="794ACEC2" wp14:editId="2DAE8231">
            <wp:extent cx="5924550" cy="2971800"/>
            <wp:effectExtent l="0" t="0" r="0" b="0"/>
            <wp:docPr id="526967625" name="Picture 4" descr="A group of kids sitting on bean bags in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67625" name="Picture 4" descr="A group of kids sitting on bean bags in a room&#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24550" cy="2971800"/>
                    </a:xfrm>
                    <a:prstGeom prst="rect">
                      <a:avLst/>
                    </a:prstGeom>
                    <a:noFill/>
                    <a:ln>
                      <a:noFill/>
                    </a:ln>
                  </pic:spPr>
                </pic:pic>
              </a:graphicData>
            </a:graphic>
          </wp:inline>
        </w:drawing>
      </w:r>
    </w:p>
    <w:p w14:paraId="68460344" w14:textId="77777777" w:rsidR="002902C9" w:rsidRPr="00676A47" w:rsidRDefault="002902C9" w:rsidP="00676A47">
      <w:pPr>
        <w:spacing w:after="0" w:line="240" w:lineRule="auto"/>
        <w:rPr>
          <w:rFonts w:ascii="Calibri" w:hAnsi="Calibri" w:cs="Calibri"/>
        </w:rPr>
      </w:pPr>
      <w:r w:rsidRPr="00676A47">
        <w:rPr>
          <w:rFonts w:ascii="Calibri" w:hAnsi="Calibri" w:cs="Calibri"/>
        </w:rPr>
        <w:t>Sensory Alcove – Braeburn ES – Pfluger Architects, 2020</w:t>
      </w:r>
    </w:p>
    <w:p w14:paraId="60F845BB" w14:textId="77777777" w:rsidR="002902C9" w:rsidRPr="00676A47" w:rsidRDefault="002902C9" w:rsidP="00676A47">
      <w:pPr>
        <w:spacing w:after="0" w:line="240" w:lineRule="auto"/>
        <w:rPr>
          <w:rFonts w:ascii="Calibri" w:hAnsi="Calibri" w:cs="Calibri"/>
        </w:rPr>
      </w:pPr>
      <w:r w:rsidRPr="00676A47">
        <w:rPr>
          <w:rFonts w:ascii="Calibri" w:hAnsi="Calibri" w:cs="Calibri"/>
          <w:noProof/>
        </w:rPr>
        <w:lastRenderedPageBreak/>
        <w:drawing>
          <wp:inline distT="0" distB="0" distL="0" distR="0" wp14:anchorId="5E242172" wp14:editId="1AC56E91">
            <wp:extent cx="5229225" cy="7843838"/>
            <wp:effectExtent l="0" t="0" r="0" b="5080"/>
            <wp:docPr id="987862258" name="Picture 5" descr="A group of kids sitting on a ben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862258" name="Picture 5" descr="A group of kids sitting on a bench&#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29225" cy="7843838"/>
                    </a:xfrm>
                    <a:prstGeom prst="rect">
                      <a:avLst/>
                    </a:prstGeom>
                    <a:noFill/>
                    <a:ln>
                      <a:noFill/>
                    </a:ln>
                  </pic:spPr>
                </pic:pic>
              </a:graphicData>
            </a:graphic>
          </wp:inline>
        </w:drawing>
      </w:r>
    </w:p>
    <w:p w14:paraId="2F9804B4" w14:textId="77777777" w:rsidR="002902C9" w:rsidRPr="00676A47" w:rsidRDefault="002902C9" w:rsidP="00676A47">
      <w:pPr>
        <w:spacing w:after="0" w:line="240" w:lineRule="auto"/>
        <w:rPr>
          <w:rFonts w:ascii="Calibri" w:hAnsi="Calibri" w:cs="Calibri"/>
        </w:rPr>
      </w:pPr>
      <w:r w:rsidRPr="00676A47">
        <w:rPr>
          <w:rFonts w:ascii="Calibri" w:hAnsi="Calibri" w:cs="Calibri"/>
        </w:rPr>
        <w:t>Media Center Reading Pods – Dorothy Martinez ES – Pfluger Architects, 2024</w:t>
      </w:r>
    </w:p>
    <w:p w14:paraId="75F94B33" w14:textId="77777777" w:rsidR="002902C9" w:rsidRPr="00676A47" w:rsidRDefault="002902C9" w:rsidP="00676A47">
      <w:pPr>
        <w:spacing w:after="0" w:line="240" w:lineRule="auto"/>
        <w:rPr>
          <w:rFonts w:ascii="Calibri" w:hAnsi="Calibri" w:cs="Calibri"/>
        </w:rPr>
      </w:pPr>
    </w:p>
    <w:p w14:paraId="77C6CD40" w14:textId="77777777" w:rsidR="002902C9" w:rsidRPr="00676A47" w:rsidRDefault="00000000" w:rsidP="00676A47">
      <w:pPr>
        <w:spacing w:after="0" w:line="240" w:lineRule="auto"/>
        <w:rPr>
          <w:rFonts w:ascii="Calibri" w:hAnsi="Calibri" w:cs="Calibri"/>
        </w:rPr>
      </w:pPr>
      <w:r>
        <w:rPr>
          <w:rFonts w:ascii="Calibri" w:hAnsi="Calibri" w:cs="Calibri"/>
          <w:noProof/>
        </w:rPr>
        <w:lastRenderedPageBreak/>
        <w:pict w14:anchorId="7AE6DBEF">
          <v:rect id="_x0000_i1028" alt="" style="width:468pt;height:.05pt;mso-width-percent:0;mso-height-percent:0;mso-width-percent:0;mso-height-percent:0" o:hralign="center" o:hrstd="t" o:hr="t" fillcolor="#a0a0a0" stroked="f"/>
        </w:pict>
      </w:r>
    </w:p>
    <w:p w14:paraId="20BCF57B" w14:textId="77777777" w:rsidR="002902C9" w:rsidRPr="00676A47" w:rsidRDefault="002902C9" w:rsidP="00676A47">
      <w:pPr>
        <w:spacing w:after="0" w:line="240" w:lineRule="auto"/>
        <w:rPr>
          <w:rFonts w:ascii="Calibri" w:hAnsi="Calibri" w:cs="Calibri"/>
        </w:rPr>
      </w:pPr>
      <w:r w:rsidRPr="00676A47">
        <w:rPr>
          <w:rFonts w:ascii="Calibri" w:hAnsi="Calibri" w:cs="Calibri"/>
        </w:rPr>
        <w:t>Barrett, L. F., &amp; Satpute, A. B. (2013).</w:t>
      </w:r>
      <w:r w:rsidRPr="00676A47">
        <w:rPr>
          <w:rFonts w:ascii="Calibri" w:hAnsi="Calibri" w:cs="Calibri"/>
        </w:rPr>
        <w:br/>
        <w:t>Barrett, L. F., &amp; Satpute, A. B. (2013). Large-scale brain networks in affective and social neuroscience: Towards an integrative functional architecture of the brain. Current Opinion in Neurobiology, 23(3), 361–372. https://doi.org/10.1016/j.conb.2012.12.012</w:t>
      </w:r>
    </w:p>
    <w:p w14:paraId="0C223273" w14:textId="77777777" w:rsidR="002902C9" w:rsidRPr="00676A47" w:rsidRDefault="002902C9" w:rsidP="00676A47">
      <w:pPr>
        <w:spacing w:after="0" w:line="240" w:lineRule="auto"/>
        <w:rPr>
          <w:rFonts w:ascii="Calibri" w:hAnsi="Calibri" w:cs="Calibri"/>
        </w:rPr>
      </w:pPr>
      <w:r w:rsidRPr="00DC7B87">
        <w:rPr>
          <w:rFonts w:ascii="Calibri" w:hAnsi="Calibri" w:cs="Calibri"/>
          <w:lang w:val="fr-FR"/>
          <w:rPrChange w:id="6" w:author="Alex Wickes [2]" w:date="2025-11-07T10:06:00Z" w16du:dateUtc="2025-11-07T16:06:00Z">
            <w:rPr>
              <w:rFonts w:ascii="Calibri" w:hAnsi="Calibri" w:cs="Calibri"/>
            </w:rPr>
          </w:rPrChange>
        </w:rPr>
        <w:t>Blair, C., &amp; Raver, C. C. (2015).</w:t>
      </w:r>
      <w:r w:rsidRPr="00DC7B87">
        <w:rPr>
          <w:rFonts w:ascii="Calibri" w:hAnsi="Calibri" w:cs="Calibri"/>
          <w:lang w:val="fr-FR"/>
          <w:rPrChange w:id="7" w:author="Alex Wickes [2]" w:date="2025-11-07T10:06:00Z" w16du:dateUtc="2025-11-07T16:06:00Z">
            <w:rPr>
              <w:rFonts w:ascii="Calibri" w:hAnsi="Calibri" w:cs="Calibri"/>
            </w:rPr>
          </w:rPrChange>
        </w:rPr>
        <w:br/>
      </w:r>
      <w:r w:rsidRPr="00676A47">
        <w:rPr>
          <w:rFonts w:ascii="Calibri" w:hAnsi="Calibri" w:cs="Calibri"/>
          <w:lang w:val="fr-FR"/>
        </w:rPr>
        <w:t xml:space="preserve">Blair, C., &amp; Raver, C. C. (2015). </w:t>
      </w:r>
      <w:r w:rsidRPr="00676A47">
        <w:rPr>
          <w:rFonts w:ascii="Calibri" w:hAnsi="Calibri" w:cs="Calibri"/>
        </w:rPr>
        <w:t>School readiness and self-regulation: A developmental psychobiological approach. Annual Review of Psychology, 66, 711–731. https://doi.org/10.1146/annurev-psych-010814-015221</w:t>
      </w:r>
    </w:p>
    <w:p w14:paraId="16F61330" w14:textId="77777777" w:rsidR="002902C9" w:rsidRPr="00676A47" w:rsidRDefault="002902C9" w:rsidP="00676A47">
      <w:pPr>
        <w:spacing w:after="0" w:line="240" w:lineRule="auto"/>
        <w:rPr>
          <w:rFonts w:ascii="Calibri" w:hAnsi="Calibri" w:cs="Calibri"/>
        </w:rPr>
      </w:pPr>
    </w:p>
    <w:p w14:paraId="10D58BD7" w14:textId="77777777" w:rsidR="00F36FC3" w:rsidRDefault="00F36FC3" w:rsidP="00EB58B1">
      <w:pPr>
        <w:spacing w:after="0" w:line="240" w:lineRule="auto"/>
        <w:rPr>
          <w:rFonts w:ascii="Calibri" w:hAnsi="Calibri" w:cs="Calibri"/>
        </w:rPr>
      </w:pPr>
    </w:p>
    <w:p w14:paraId="40D23541" w14:textId="3964A3A8" w:rsidR="00D0200A" w:rsidDel="009100B2" w:rsidRDefault="00D0200A" w:rsidP="00EB58B1">
      <w:pPr>
        <w:spacing w:after="0" w:line="240" w:lineRule="auto"/>
        <w:rPr>
          <w:del w:id="8" w:author="Katherine Wiley" w:date="2025-06-24T08:47:00Z" w16du:dateUtc="2025-06-24T13:47:00Z"/>
          <w:rFonts w:ascii="Calibri" w:hAnsi="Calibri" w:cs="Calibri"/>
        </w:rPr>
      </w:pPr>
      <w:del w:id="9" w:author="Katherine Wiley" w:date="2025-06-24T08:47:00Z" w16du:dateUtc="2025-06-24T13:47:00Z">
        <w:r w:rsidDel="009100B2">
          <w:rPr>
            <w:rFonts w:ascii="Calibri" w:hAnsi="Calibri" w:cs="Calibri"/>
          </w:rPr>
          <w:delText>Conclusion?</w:delText>
        </w:r>
      </w:del>
    </w:p>
    <w:p w14:paraId="3237DCD0" w14:textId="14B95725" w:rsidR="00D0200A" w:rsidDel="009100B2" w:rsidRDefault="00D0200A" w:rsidP="00EB58B1">
      <w:pPr>
        <w:spacing w:after="0" w:line="240" w:lineRule="auto"/>
        <w:rPr>
          <w:del w:id="10" w:author="Katherine Wiley" w:date="2025-06-24T08:47:00Z" w16du:dateUtc="2025-06-24T13:47:00Z"/>
          <w:rFonts w:ascii="Calibri" w:hAnsi="Calibri" w:cs="Calibri"/>
        </w:rPr>
      </w:pPr>
      <w:del w:id="11" w:author="Katherine Wiley" w:date="2025-06-24T08:47:00Z" w16du:dateUtc="2025-06-24T13:47:00Z">
        <w:r w:rsidDel="009100B2">
          <w:rPr>
            <w:rFonts w:ascii="Calibri" w:hAnsi="Calibri" w:cs="Calibri"/>
          </w:rPr>
          <w:delText>From the abstract (if you want to use any of this):</w:delText>
        </w:r>
      </w:del>
    </w:p>
    <w:p w14:paraId="5E728185" w14:textId="77777777" w:rsidR="00D0200A" w:rsidRPr="00D0200A" w:rsidRDefault="00D0200A" w:rsidP="00D0200A">
      <w:pPr>
        <w:spacing w:after="0" w:line="240" w:lineRule="auto"/>
        <w:rPr>
          <w:rFonts w:ascii="Calibri" w:hAnsi="Calibri" w:cs="Calibri"/>
        </w:rPr>
      </w:pPr>
      <w:r w:rsidRPr="00D0200A">
        <w:rPr>
          <w:rFonts w:ascii="Calibri" w:hAnsi="Calibri" w:cs="Calibri"/>
        </w:rPr>
        <w:t xml:space="preserve">Creating a safe and welcoming environment can have a profound impact on our wellbeing, improving cognitive functions and opening the doors for better learning outcomes. Intentionally designed spaces and the transitions between allow every person to experience wellbeing and access emotional regulation and safety within their space. School buildings </w:t>
      </w:r>
      <w:proofErr w:type="gramStart"/>
      <w:r w:rsidRPr="00D0200A">
        <w:rPr>
          <w:rFonts w:ascii="Calibri" w:hAnsi="Calibri" w:cs="Calibri"/>
        </w:rPr>
        <w:t>in particular can</w:t>
      </w:r>
      <w:proofErr w:type="gramEnd"/>
      <w:r w:rsidRPr="00D0200A">
        <w:rPr>
          <w:rFonts w:ascii="Calibri" w:hAnsi="Calibri" w:cs="Calibri"/>
        </w:rPr>
        <w:t xml:space="preserve"> be a relief or a sanctuary, a place where stressors are minimized for students and cognitive functions are enhanced, all a result of thoughtful, empathetic design.</w:t>
      </w:r>
    </w:p>
    <w:p w14:paraId="76713C38" w14:textId="77777777" w:rsidR="00D0200A" w:rsidRPr="00D0200A" w:rsidRDefault="00D0200A" w:rsidP="00D0200A">
      <w:pPr>
        <w:spacing w:after="0" w:line="240" w:lineRule="auto"/>
        <w:rPr>
          <w:rFonts w:ascii="Calibri" w:hAnsi="Calibri" w:cs="Calibri"/>
        </w:rPr>
      </w:pPr>
      <w:r w:rsidRPr="00D0200A">
        <w:rPr>
          <w:rFonts w:ascii="Calibri" w:hAnsi="Calibri" w:cs="Calibri"/>
        </w:rPr>
        <w:t>A designer’s conscious use of scale, color selection, visibility to the outdoors and natural light, all play a role in reducing anxiety of moving from space to space.</w:t>
      </w:r>
    </w:p>
    <w:p w14:paraId="569A1943" w14:textId="77777777" w:rsidR="00D0200A" w:rsidRDefault="00D0200A">
      <w:pPr>
        <w:spacing w:after="0" w:line="240" w:lineRule="auto"/>
        <w:rPr>
          <w:rFonts w:ascii="Calibri" w:hAnsi="Calibri" w:cs="Calibri"/>
        </w:rPr>
      </w:pPr>
    </w:p>
    <w:p w14:paraId="42078270" w14:textId="77777777" w:rsidR="007F0779" w:rsidRDefault="007F0779">
      <w:pPr>
        <w:spacing w:after="0" w:line="240" w:lineRule="auto"/>
        <w:rPr>
          <w:rFonts w:ascii="Calibri" w:hAnsi="Calibri" w:cs="Calibri"/>
        </w:rPr>
      </w:pPr>
    </w:p>
    <w:p w14:paraId="3CDE2C8F" w14:textId="77777777" w:rsidR="007F0779" w:rsidRDefault="007F0779">
      <w:pPr>
        <w:spacing w:after="0" w:line="240" w:lineRule="auto"/>
        <w:rPr>
          <w:rFonts w:ascii="Calibri" w:hAnsi="Calibri" w:cs="Calibri"/>
        </w:rPr>
      </w:pPr>
    </w:p>
    <w:p w14:paraId="1D95695D" w14:textId="0B95A32C" w:rsidR="007F0779" w:rsidRDefault="007F0779">
      <w:pPr>
        <w:spacing w:after="0" w:line="240" w:lineRule="auto"/>
        <w:rPr>
          <w:rFonts w:ascii="Calibri" w:hAnsi="Calibri" w:cs="Calibri"/>
        </w:rPr>
      </w:pPr>
      <w:r>
        <w:rPr>
          <w:rFonts w:ascii="Calibri" w:hAnsi="Calibri" w:cs="Calibri"/>
        </w:rPr>
        <w:t>About the authors:</w:t>
      </w:r>
    </w:p>
    <w:p w14:paraId="1E0181DD" w14:textId="77777777" w:rsidR="007F0779" w:rsidRPr="007F0779" w:rsidRDefault="007F0779" w:rsidP="007F0779">
      <w:pPr>
        <w:spacing w:after="0" w:line="240" w:lineRule="auto"/>
        <w:rPr>
          <w:rFonts w:ascii="Calibri" w:hAnsi="Calibri" w:cs="Calibri"/>
        </w:rPr>
      </w:pPr>
      <w:r w:rsidRPr="007F0779">
        <w:rPr>
          <w:rFonts w:ascii="Calibri" w:hAnsi="Calibri" w:cs="Calibri"/>
        </w:rPr>
        <w:t>Braden Haley</w:t>
      </w:r>
    </w:p>
    <w:p w14:paraId="3ADFB9DA" w14:textId="77777777" w:rsidR="007F0779" w:rsidRPr="007F0779" w:rsidRDefault="007F0779" w:rsidP="007F0779">
      <w:pPr>
        <w:spacing w:after="0" w:line="240" w:lineRule="auto"/>
        <w:rPr>
          <w:rFonts w:ascii="Calibri" w:hAnsi="Calibri" w:cs="Calibri"/>
        </w:rPr>
      </w:pPr>
      <w:r w:rsidRPr="007F0779">
        <w:rPr>
          <w:rFonts w:ascii="Calibri" w:hAnsi="Calibri" w:cs="Calibri"/>
        </w:rPr>
        <w:t>Katherine Wiley</w:t>
      </w:r>
    </w:p>
    <w:p w14:paraId="5C403BFC" w14:textId="77777777" w:rsidR="007F0779" w:rsidRDefault="007F0779">
      <w:pPr>
        <w:spacing w:after="0" w:line="240" w:lineRule="auto"/>
        <w:rPr>
          <w:rFonts w:ascii="Calibri" w:hAnsi="Calibri" w:cs="Calibri"/>
        </w:rPr>
      </w:pPr>
    </w:p>
    <w:p w14:paraId="5BB28C55" w14:textId="77777777" w:rsidR="007F0779" w:rsidRDefault="007F0779">
      <w:pPr>
        <w:spacing w:after="0" w:line="240" w:lineRule="auto"/>
        <w:rPr>
          <w:rFonts w:ascii="Calibri" w:hAnsi="Calibri" w:cs="Calibri"/>
        </w:rPr>
      </w:pPr>
    </w:p>
    <w:p w14:paraId="0548AB50" w14:textId="77777777" w:rsidR="007F0779" w:rsidRPr="007F0779" w:rsidRDefault="007F0779" w:rsidP="007F0779">
      <w:pPr>
        <w:spacing w:after="0" w:line="240" w:lineRule="auto"/>
        <w:rPr>
          <w:rFonts w:ascii="Calibri" w:hAnsi="Calibri" w:cs="Calibri"/>
          <w:b/>
          <w:bCs/>
          <w:u w:val="single"/>
        </w:rPr>
      </w:pPr>
      <w:r w:rsidRPr="007F0779">
        <w:rPr>
          <w:rFonts w:ascii="Calibri" w:hAnsi="Calibri" w:cs="Calibri"/>
          <w:b/>
          <w:bCs/>
          <w:u w:val="single"/>
        </w:rPr>
        <w:t>About Pfluger Architects</w:t>
      </w:r>
    </w:p>
    <w:p w14:paraId="4FE0D47C" w14:textId="77777777" w:rsidR="007F0779" w:rsidRPr="007F0779" w:rsidRDefault="007F0779" w:rsidP="007F0779">
      <w:pPr>
        <w:spacing w:after="0" w:line="240" w:lineRule="auto"/>
        <w:rPr>
          <w:rFonts w:ascii="Calibri" w:hAnsi="Calibri" w:cs="Calibri"/>
        </w:rPr>
      </w:pPr>
      <w:r w:rsidRPr="007F0779">
        <w:rPr>
          <w:rFonts w:ascii="Calibri" w:hAnsi="Calibri" w:cs="Calibri"/>
        </w:rPr>
        <w:t>Pfluger Architects is a premier Texas-based architecture firm with extensive experience in educational facility planning, design, and construction administration. Named one of Building Design + Construction’s Top 50 Architecture Firms in the 2024 Top 200 List, including the Top 10 K-12 Architecture Firms List, Pfluger Architects partners with communities and institutions to create engaging learning environments. Pfluger’s inclusive and collaborative teams across five Texas locations create beautiful, functional, environmentally sensitive spaces that inspire clients and communities to create meaningful human experiences. Learn more at https://pflugerarchitects.com/.</w:t>
      </w:r>
    </w:p>
    <w:p w14:paraId="090C576D" w14:textId="08BBAAF8" w:rsidR="007F0779" w:rsidRPr="00676A47" w:rsidRDefault="007F0779" w:rsidP="00676A47">
      <w:pPr>
        <w:spacing w:after="0" w:line="240" w:lineRule="auto"/>
        <w:rPr>
          <w:rFonts w:ascii="Calibri" w:hAnsi="Calibri" w:cs="Calibri"/>
        </w:rPr>
      </w:pPr>
    </w:p>
    <w:sectPr w:rsidR="007F0779" w:rsidRPr="00676A4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Amanda Tower" w:date="2025-06-18T16:48:00Z" w:initials="AT">
    <w:p w14:paraId="4292304B" w14:textId="77777777" w:rsidR="006B0C89" w:rsidRDefault="006B0C89" w:rsidP="006B0C89">
      <w:r>
        <w:rPr>
          <w:rStyle w:val="CommentReference"/>
        </w:rPr>
        <w:annotationRef/>
      </w:r>
      <w:r>
        <w:rPr>
          <w:color w:val="000000"/>
          <w:sz w:val="20"/>
          <w:szCs w:val="20"/>
        </w:rPr>
        <w:t>For the photos, let’s create a folder for the high-res images and indicate in-line the name of the image associated with the topic</w:t>
      </w:r>
    </w:p>
  </w:comment>
  <w:comment w:id="4" w:author="Allison Klingsick" w:date="2025-06-19T14:59:00Z" w:initials="AK">
    <w:p w14:paraId="081E7E2E" w14:textId="77777777" w:rsidR="008742FA" w:rsidRDefault="008742FA" w:rsidP="008742FA">
      <w:pPr>
        <w:pStyle w:val="CommentText"/>
      </w:pPr>
      <w:r>
        <w:rPr>
          <w:rStyle w:val="CommentReference"/>
        </w:rPr>
        <w:annotationRef/>
      </w:r>
      <w:r>
        <w:t>Should we add where the school is, like what city?</w:t>
      </w:r>
    </w:p>
  </w:comment>
  <w:comment w:id="5" w:author="Amanda Tower" w:date="2025-06-18T16:41:00Z" w:initials="AT">
    <w:p w14:paraId="27FBD34E" w14:textId="2A20802A" w:rsidR="006B0C89" w:rsidRDefault="006B0C89" w:rsidP="006B0C89">
      <w:r>
        <w:rPr>
          <w:rStyle w:val="CommentReference"/>
        </w:rPr>
        <w:annotationRef/>
      </w:r>
      <w:r>
        <w:rPr>
          <w:color w:val="000000"/>
          <w:sz w:val="20"/>
          <w:szCs w:val="20"/>
        </w:rPr>
        <w:t>Let’s cite sources in APA style (numerically after the mention in running copy, with the sources listed numerically at the end of the document, including the URL for the article online).</w:t>
      </w:r>
    </w:p>
    <w:p w14:paraId="109A09C1" w14:textId="77777777" w:rsidR="006B0C89" w:rsidRDefault="006B0C89" w:rsidP="006B0C89"/>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92304B" w15:done="0"/>
  <w15:commentEx w15:paraId="081E7E2E" w15:done="0"/>
  <w15:commentEx w15:paraId="109A09C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87547A5" w16cex:dateUtc="2025-06-18T21:48:00Z"/>
  <w16cex:commentExtensible w16cex:durableId="401ADC38" w16cex:dateUtc="2025-06-19T19:59:00Z"/>
  <w16cex:commentExtensible w16cex:durableId="2A0ACA21" w16cex:dateUtc="2025-06-18T21: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92304B" w16cid:durableId="387547A5"/>
  <w16cid:commentId w16cid:paraId="081E7E2E" w16cid:durableId="401ADC38"/>
  <w16cid:commentId w16cid:paraId="109A09C1" w16cid:durableId="2A0ACA2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87538"/>
    <w:multiLevelType w:val="hybridMultilevel"/>
    <w:tmpl w:val="86E0B242"/>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D470B2"/>
    <w:multiLevelType w:val="hybridMultilevel"/>
    <w:tmpl w:val="FFFFFFFF"/>
    <w:lvl w:ilvl="0" w:tplc="7A3E08D8">
      <w:start w:val="1"/>
      <w:numFmt w:val="bullet"/>
      <w:lvlText w:val=""/>
      <w:lvlJc w:val="left"/>
      <w:pPr>
        <w:ind w:left="720" w:hanging="360"/>
      </w:pPr>
      <w:rPr>
        <w:rFonts w:ascii="Symbol" w:hAnsi="Symbol" w:hint="default"/>
      </w:rPr>
    </w:lvl>
    <w:lvl w:ilvl="1" w:tplc="8FBA3A7E">
      <w:start w:val="1"/>
      <w:numFmt w:val="bullet"/>
      <w:lvlText w:val="o"/>
      <w:lvlJc w:val="left"/>
      <w:pPr>
        <w:ind w:left="1440" w:hanging="360"/>
      </w:pPr>
      <w:rPr>
        <w:rFonts w:ascii="Courier New" w:hAnsi="Courier New" w:hint="default"/>
      </w:rPr>
    </w:lvl>
    <w:lvl w:ilvl="2" w:tplc="44D89224">
      <w:start w:val="1"/>
      <w:numFmt w:val="bullet"/>
      <w:lvlText w:val=""/>
      <w:lvlJc w:val="left"/>
      <w:pPr>
        <w:ind w:left="2160" w:hanging="360"/>
      </w:pPr>
      <w:rPr>
        <w:rFonts w:ascii="Wingdings" w:hAnsi="Wingdings" w:hint="default"/>
      </w:rPr>
    </w:lvl>
    <w:lvl w:ilvl="3" w:tplc="D10EA024">
      <w:start w:val="1"/>
      <w:numFmt w:val="bullet"/>
      <w:lvlText w:val=""/>
      <w:lvlJc w:val="left"/>
      <w:pPr>
        <w:ind w:left="2880" w:hanging="360"/>
      </w:pPr>
      <w:rPr>
        <w:rFonts w:ascii="Symbol" w:hAnsi="Symbol" w:hint="default"/>
      </w:rPr>
    </w:lvl>
    <w:lvl w:ilvl="4" w:tplc="EEEEB1D2">
      <w:start w:val="1"/>
      <w:numFmt w:val="bullet"/>
      <w:lvlText w:val="o"/>
      <w:lvlJc w:val="left"/>
      <w:pPr>
        <w:ind w:left="3600" w:hanging="360"/>
      </w:pPr>
      <w:rPr>
        <w:rFonts w:ascii="Courier New" w:hAnsi="Courier New" w:hint="default"/>
      </w:rPr>
    </w:lvl>
    <w:lvl w:ilvl="5" w:tplc="3A10E5A8">
      <w:start w:val="1"/>
      <w:numFmt w:val="bullet"/>
      <w:lvlText w:val=""/>
      <w:lvlJc w:val="left"/>
      <w:pPr>
        <w:ind w:left="4320" w:hanging="360"/>
      </w:pPr>
      <w:rPr>
        <w:rFonts w:ascii="Wingdings" w:hAnsi="Wingdings" w:hint="default"/>
      </w:rPr>
    </w:lvl>
    <w:lvl w:ilvl="6" w:tplc="0168667E">
      <w:start w:val="1"/>
      <w:numFmt w:val="bullet"/>
      <w:lvlText w:val=""/>
      <w:lvlJc w:val="left"/>
      <w:pPr>
        <w:ind w:left="5040" w:hanging="360"/>
      </w:pPr>
      <w:rPr>
        <w:rFonts w:ascii="Symbol" w:hAnsi="Symbol" w:hint="default"/>
      </w:rPr>
    </w:lvl>
    <w:lvl w:ilvl="7" w:tplc="4AC01DDA">
      <w:start w:val="1"/>
      <w:numFmt w:val="bullet"/>
      <w:lvlText w:val="o"/>
      <w:lvlJc w:val="left"/>
      <w:pPr>
        <w:ind w:left="5760" w:hanging="360"/>
      </w:pPr>
      <w:rPr>
        <w:rFonts w:ascii="Courier New" w:hAnsi="Courier New" w:hint="default"/>
      </w:rPr>
    </w:lvl>
    <w:lvl w:ilvl="8" w:tplc="889C4308">
      <w:start w:val="1"/>
      <w:numFmt w:val="bullet"/>
      <w:lvlText w:val=""/>
      <w:lvlJc w:val="left"/>
      <w:pPr>
        <w:ind w:left="6480" w:hanging="360"/>
      </w:pPr>
      <w:rPr>
        <w:rFonts w:ascii="Wingdings" w:hAnsi="Wingdings" w:hint="default"/>
      </w:rPr>
    </w:lvl>
  </w:abstractNum>
  <w:abstractNum w:abstractNumId="2" w15:restartNumberingAfterBreak="0">
    <w:nsid w:val="667C6AF9"/>
    <w:multiLevelType w:val="hybridMultilevel"/>
    <w:tmpl w:val="CC569238"/>
    <w:lvl w:ilvl="0" w:tplc="F710E10C">
      <w:numFmt w:val="bullet"/>
      <w:lvlText w:val="-"/>
      <w:lvlJc w:val="left"/>
      <w:pPr>
        <w:ind w:left="720" w:hanging="360"/>
      </w:pPr>
      <w:rPr>
        <w:rFonts w:ascii="Aptos" w:eastAsia="Aptos" w:hAnsi="Apto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7565CDD3"/>
    <w:multiLevelType w:val="hybridMultilevel"/>
    <w:tmpl w:val="FFFFFFFF"/>
    <w:lvl w:ilvl="0" w:tplc="5EB4B30E">
      <w:start w:val="1"/>
      <w:numFmt w:val="bullet"/>
      <w:lvlText w:val=""/>
      <w:lvlJc w:val="left"/>
      <w:pPr>
        <w:ind w:left="720" w:hanging="360"/>
      </w:pPr>
      <w:rPr>
        <w:rFonts w:ascii="Symbol" w:hAnsi="Symbol" w:hint="default"/>
      </w:rPr>
    </w:lvl>
    <w:lvl w:ilvl="1" w:tplc="99F4A41E">
      <w:start w:val="1"/>
      <w:numFmt w:val="bullet"/>
      <w:lvlText w:val="o"/>
      <w:lvlJc w:val="left"/>
      <w:pPr>
        <w:ind w:left="1440" w:hanging="360"/>
      </w:pPr>
      <w:rPr>
        <w:rFonts w:ascii="Courier New" w:hAnsi="Courier New" w:hint="default"/>
      </w:rPr>
    </w:lvl>
    <w:lvl w:ilvl="2" w:tplc="A52875BA">
      <w:start w:val="1"/>
      <w:numFmt w:val="bullet"/>
      <w:lvlText w:val=""/>
      <w:lvlJc w:val="left"/>
      <w:pPr>
        <w:ind w:left="2160" w:hanging="360"/>
      </w:pPr>
      <w:rPr>
        <w:rFonts w:ascii="Wingdings" w:hAnsi="Wingdings" w:hint="default"/>
      </w:rPr>
    </w:lvl>
    <w:lvl w:ilvl="3" w:tplc="F44815A6">
      <w:start w:val="1"/>
      <w:numFmt w:val="bullet"/>
      <w:lvlText w:val=""/>
      <w:lvlJc w:val="left"/>
      <w:pPr>
        <w:ind w:left="2880" w:hanging="360"/>
      </w:pPr>
      <w:rPr>
        <w:rFonts w:ascii="Symbol" w:hAnsi="Symbol" w:hint="default"/>
      </w:rPr>
    </w:lvl>
    <w:lvl w:ilvl="4" w:tplc="C5B06608">
      <w:start w:val="1"/>
      <w:numFmt w:val="bullet"/>
      <w:lvlText w:val="o"/>
      <w:lvlJc w:val="left"/>
      <w:pPr>
        <w:ind w:left="3600" w:hanging="360"/>
      </w:pPr>
      <w:rPr>
        <w:rFonts w:ascii="Courier New" w:hAnsi="Courier New" w:hint="default"/>
      </w:rPr>
    </w:lvl>
    <w:lvl w:ilvl="5" w:tplc="A3382176">
      <w:start w:val="1"/>
      <w:numFmt w:val="bullet"/>
      <w:lvlText w:val=""/>
      <w:lvlJc w:val="left"/>
      <w:pPr>
        <w:ind w:left="4320" w:hanging="360"/>
      </w:pPr>
      <w:rPr>
        <w:rFonts w:ascii="Wingdings" w:hAnsi="Wingdings" w:hint="default"/>
      </w:rPr>
    </w:lvl>
    <w:lvl w:ilvl="6" w:tplc="143EFB4E">
      <w:start w:val="1"/>
      <w:numFmt w:val="bullet"/>
      <w:lvlText w:val=""/>
      <w:lvlJc w:val="left"/>
      <w:pPr>
        <w:ind w:left="5040" w:hanging="360"/>
      </w:pPr>
      <w:rPr>
        <w:rFonts w:ascii="Symbol" w:hAnsi="Symbol" w:hint="default"/>
      </w:rPr>
    </w:lvl>
    <w:lvl w:ilvl="7" w:tplc="90662D8E">
      <w:start w:val="1"/>
      <w:numFmt w:val="bullet"/>
      <w:lvlText w:val="o"/>
      <w:lvlJc w:val="left"/>
      <w:pPr>
        <w:ind w:left="5760" w:hanging="360"/>
      </w:pPr>
      <w:rPr>
        <w:rFonts w:ascii="Courier New" w:hAnsi="Courier New" w:hint="default"/>
      </w:rPr>
    </w:lvl>
    <w:lvl w:ilvl="8" w:tplc="1402DC74">
      <w:start w:val="1"/>
      <w:numFmt w:val="bullet"/>
      <w:lvlText w:val=""/>
      <w:lvlJc w:val="left"/>
      <w:pPr>
        <w:ind w:left="6480" w:hanging="360"/>
      </w:pPr>
      <w:rPr>
        <w:rFonts w:ascii="Wingdings" w:hAnsi="Wingdings" w:hint="default"/>
      </w:rPr>
    </w:lvl>
  </w:abstractNum>
  <w:num w:numId="1" w16cid:durableId="1130321678">
    <w:abstractNumId w:val="0"/>
  </w:num>
  <w:num w:numId="2" w16cid:durableId="1318609953">
    <w:abstractNumId w:val="1"/>
  </w:num>
  <w:num w:numId="3" w16cid:durableId="1900090232">
    <w:abstractNumId w:val="3"/>
  </w:num>
  <w:num w:numId="4" w16cid:durableId="16956229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x Wickes">
    <w15:presenceInfo w15:providerId="None" w15:userId="Alex Wickes"/>
  </w15:person>
  <w15:person w15:author="Amanda Tower">
    <w15:presenceInfo w15:providerId="Windows Live" w15:userId="79811b7370f7a5b7"/>
  </w15:person>
  <w15:person w15:author="Allison Klingsick">
    <w15:presenceInfo w15:providerId="AD" w15:userId="S-1-5-21-4088848852-1186755143-2995010218-1149"/>
  </w15:person>
  <w15:person w15:author="Alex Wickes [2]">
    <w15:presenceInfo w15:providerId="AD" w15:userId="S::alex.wickes@pflugerarchitects.com::1da5c53d-3a7b-49c5-ba2d-7b1afe62b611"/>
  </w15:person>
  <w15:person w15:author="Katherine Wiley">
    <w15:presenceInfo w15:providerId="None" w15:userId="Katherine Wile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8A2"/>
    <w:rsid w:val="00004D74"/>
    <w:rsid w:val="000743DE"/>
    <w:rsid w:val="00097AE7"/>
    <w:rsid w:val="000A4F15"/>
    <w:rsid w:val="000D1A92"/>
    <w:rsid w:val="000D5288"/>
    <w:rsid w:val="000F63F5"/>
    <w:rsid w:val="00101241"/>
    <w:rsid w:val="00132350"/>
    <w:rsid w:val="00194EDD"/>
    <w:rsid w:val="0019781C"/>
    <w:rsid w:val="002079AD"/>
    <w:rsid w:val="002444BA"/>
    <w:rsid w:val="00255AC0"/>
    <w:rsid w:val="00285CC1"/>
    <w:rsid w:val="002902C9"/>
    <w:rsid w:val="002989BC"/>
    <w:rsid w:val="002A233B"/>
    <w:rsid w:val="002A5645"/>
    <w:rsid w:val="004129EC"/>
    <w:rsid w:val="0041583F"/>
    <w:rsid w:val="00425118"/>
    <w:rsid w:val="00466FC7"/>
    <w:rsid w:val="004716B2"/>
    <w:rsid w:val="00476A9E"/>
    <w:rsid w:val="004A7C62"/>
    <w:rsid w:val="004A7D50"/>
    <w:rsid w:val="004D72DD"/>
    <w:rsid w:val="004F30FD"/>
    <w:rsid w:val="00582758"/>
    <w:rsid w:val="005B264C"/>
    <w:rsid w:val="005E1CF0"/>
    <w:rsid w:val="005E5602"/>
    <w:rsid w:val="00622C87"/>
    <w:rsid w:val="00627244"/>
    <w:rsid w:val="006512BC"/>
    <w:rsid w:val="00676A47"/>
    <w:rsid w:val="0069009E"/>
    <w:rsid w:val="006A76C9"/>
    <w:rsid w:val="006B0C89"/>
    <w:rsid w:val="006E4E98"/>
    <w:rsid w:val="006E7B48"/>
    <w:rsid w:val="00743A29"/>
    <w:rsid w:val="007A4D8F"/>
    <w:rsid w:val="007F0779"/>
    <w:rsid w:val="0086591F"/>
    <w:rsid w:val="008742FA"/>
    <w:rsid w:val="008A7414"/>
    <w:rsid w:val="008E0238"/>
    <w:rsid w:val="008F0D6B"/>
    <w:rsid w:val="009100B2"/>
    <w:rsid w:val="00941278"/>
    <w:rsid w:val="009D5849"/>
    <w:rsid w:val="009E0142"/>
    <w:rsid w:val="00A63FF5"/>
    <w:rsid w:val="00AC154F"/>
    <w:rsid w:val="00AE4ABC"/>
    <w:rsid w:val="00C12735"/>
    <w:rsid w:val="00C13DF0"/>
    <w:rsid w:val="00C72AB4"/>
    <w:rsid w:val="00CA0CB6"/>
    <w:rsid w:val="00CF12EE"/>
    <w:rsid w:val="00D0200A"/>
    <w:rsid w:val="00D0763B"/>
    <w:rsid w:val="00D71DCF"/>
    <w:rsid w:val="00DB4A15"/>
    <w:rsid w:val="00DC7B87"/>
    <w:rsid w:val="00E049A2"/>
    <w:rsid w:val="00E1604E"/>
    <w:rsid w:val="00E2A6BE"/>
    <w:rsid w:val="00E3365A"/>
    <w:rsid w:val="00E35529"/>
    <w:rsid w:val="00E8489B"/>
    <w:rsid w:val="00E867DF"/>
    <w:rsid w:val="00EB58B1"/>
    <w:rsid w:val="00EE55F7"/>
    <w:rsid w:val="00EE6042"/>
    <w:rsid w:val="00F36FC3"/>
    <w:rsid w:val="00F47D5A"/>
    <w:rsid w:val="00FF58A2"/>
    <w:rsid w:val="024D4ED7"/>
    <w:rsid w:val="03290D99"/>
    <w:rsid w:val="039FC139"/>
    <w:rsid w:val="048C18C7"/>
    <w:rsid w:val="05254B57"/>
    <w:rsid w:val="056A24A8"/>
    <w:rsid w:val="060FF21B"/>
    <w:rsid w:val="0632A7B9"/>
    <w:rsid w:val="0839EA28"/>
    <w:rsid w:val="087866F5"/>
    <w:rsid w:val="0930FAA3"/>
    <w:rsid w:val="0938A662"/>
    <w:rsid w:val="0A21841F"/>
    <w:rsid w:val="0BB5B4BD"/>
    <w:rsid w:val="0C40E55B"/>
    <w:rsid w:val="0C659CCF"/>
    <w:rsid w:val="0C8FA961"/>
    <w:rsid w:val="0CEAB6E2"/>
    <w:rsid w:val="0DCC97EF"/>
    <w:rsid w:val="0DFB3694"/>
    <w:rsid w:val="0E6EFA06"/>
    <w:rsid w:val="0E9220BC"/>
    <w:rsid w:val="0FF6B493"/>
    <w:rsid w:val="1182F1D4"/>
    <w:rsid w:val="12E7FA61"/>
    <w:rsid w:val="1383BEA9"/>
    <w:rsid w:val="14172754"/>
    <w:rsid w:val="14F36C47"/>
    <w:rsid w:val="1773C950"/>
    <w:rsid w:val="17F51FB1"/>
    <w:rsid w:val="18A3592B"/>
    <w:rsid w:val="1A850F4A"/>
    <w:rsid w:val="1AFB38FA"/>
    <w:rsid w:val="1C4E85C2"/>
    <w:rsid w:val="1D0CB0C0"/>
    <w:rsid w:val="1F07199C"/>
    <w:rsid w:val="1F20303F"/>
    <w:rsid w:val="1F8232C0"/>
    <w:rsid w:val="1FF4B215"/>
    <w:rsid w:val="201527BC"/>
    <w:rsid w:val="20774C4A"/>
    <w:rsid w:val="20D1CABF"/>
    <w:rsid w:val="20F22053"/>
    <w:rsid w:val="227C026C"/>
    <w:rsid w:val="236A3215"/>
    <w:rsid w:val="25B91CCC"/>
    <w:rsid w:val="265055AB"/>
    <w:rsid w:val="2758B17F"/>
    <w:rsid w:val="27DE884C"/>
    <w:rsid w:val="2828BF57"/>
    <w:rsid w:val="289DE8F9"/>
    <w:rsid w:val="290BECA1"/>
    <w:rsid w:val="297596EE"/>
    <w:rsid w:val="29F4E85A"/>
    <w:rsid w:val="29F971E3"/>
    <w:rsid w:val="2AFCD711"/>
    <w:rsid w:val="2D5968A7"/>
    <w:rsid w:val="2D9A9B55"/>
    <w:rsid w:val="2DA7B682"/>
    <w:rsid w:val="2DA7BEE5"/>
    <w:rsid w:val="30A0E6B2"/>
    <w:rsid w:val="31DD628D"/>
    <w:rsid w:val="32BC7285"/>
    <w:rsid w:val="347F304B"/>
    <w:rsid w:val="3570F600"/>
    <w:rsid w:val="35721464"/>
    <w:rsid w:val="362392C7"/>
    <w:rsid w:val="366B3AB5"/>
    <w:rsid w:val="36E94EE9"/>
    <w:rsid w:val="38322F39"/>
    <w:rsid w:val="3BFC0999"/>
    <w:rsid w:val="3DF779E0"/>
    <w:rsid w:val="3DFE2835"/>
    <w:rsid w:val="3E8387D5"/>
    <w:rsid w:val="3FABECBA"/>
    <w:rsid w:val="40ADAE39"/>
    <w:rsid w:val="41722302"/>
    <w:rsid w:val="41EEB9D5"/>
    <w:rsid w:val="423809B7"/>
    <w:rsid w:val="4239BB97"/>
    <w:rsid w:val="42FADC54"/>
    <w:rsid w:val="431CCEE0"/>
    <w:rsid w:val="432170ED"/>
    <w:rsid w:val="437FEAAE"/>
    <w:rsid w:val="448146DF"/>
    <w:rsid w:val="451B782F"/>
    <w:rsid w:val="454CDA62"/>
    <w:rsid w:val="45671053"/>
    <w:rsid w:val="46C7B63F"/>
    <w:rsid w:val="477E4479"/>
    <w:rsid w:val="48EDD6D4"/>
    <w:rsid w:val="494708D1"/>
    <w:rsid w:val="49926C2A"/>
    <w:rsid w:val="4A294674"/>
    <w:rsid w:val="4A629BAA"/>
    <w:rsid w:val="4B73269F"/>
    <w:rsid w:val="4C2EBC1E"/>
    <w:rsid w:val="4CF07044"/>
    <w:rsid w:val="4DDD3D12"/>
    <w:rsid w:val="4E2D0A38"/>
    <w:rsid w:val="4EA065B8"/>
    <w:rsid w:val="4ECB6D1F"/>
    <w:rsid w:val="4EDA7E58"/>
    <w:rsid w:val="4F3C31B2"/>
    <w:rsid w:val="4FBA0314"/>
    <w:rsid w:val="5022AF33"/>
    <w:rsid w:val="50DFD2E4"/>
    <w:rsid w:val="51AF2DD1"/>
    <w:rsid w:val="5232308A"/>
    <w:rsid w:val="5281C241"/>
    <w:rsid w:val="53150EE9"/>
    <w:rsid w:val="53811B18"/>
    <w:rsid w:val="5444D158"/>
    <w:rsid w:val="5493ED21"/>
    <w:rsid w:val="5785CDE2"/>
    <w:rsid w:val="57CDDC0F"/>
    <w:rsid w:val="57DA298F"/>
    <w:rsid w:val="5826D513"/>
    <w:rsid w:val="585978FF"/>
    <w:rsid w:val="586C9135"/>
    <w:rsid w:val="58CE98FA"/>
    <w:rsid w:val="5A4BA464"/>
    <w:rsid w:val="5B4221D8"/>
    <w:rsid w:val="5B61969E"/>
    <w:rsid w:val="5BDF355B"/>
    <w:rsid w:val="5D9DFBB4"/>
    <w:rsid w:val="5F2497AE"/>
    <w:rsid w:val="61923425"/>
    <w:rsid w:val="6203DA52"/>
    <w:rsid w:val="636AAA7D"/>
    <w:rsid w:val="636C3F56"/>
    <w:rsid w:val="638FAF06"/>
    <w:rsid w:val="65BCCA48"/>
    <w:rsid w:val="666C1D48"/>
    <w:rsid w:val="66EF1553"/>
    <w:rsid w:val="6736AC5A"/>
    <w:rsid w:val="67AA535B"/>
    <w:rsid w:val="67F5CC81"/>
    <w:rsid w:val="6848B015"/>
    <w:rsid w:val="698DC386"/>
    <w:rsid w:val="6A929626"/>
    <w:rsid w:val="6ADF4850"/>
    <w:rsid w:val="6C699A6B"/>
    <w:rsid w:val="6C912FAE"/>
    <w:rsid w:val="6CF7AA50"/>
    <w:rsid w:val="6D4E6CFF"/>
    <w:rsid w:val="6DAF3DBC"/>
    <w:rsid w:val="6EC85FE6"/>
    <w:rsid w:val="6FAD7F08"/>
    <w:rsid w:val="6FE50F90"/>
    <w:rsid w:val="6FF3ECAF"/>
    <w:rsid w:val="71402FEB"/>
    <w:rsid w:val="7150293D"/>
    <w:rsid w:val="72992D1E"/>
    <w:rsid w:val="72D63328"/>
    <w:rsid w:val="73C941E6"/>
    <w:rsid w:val="746298B3"/>
    <w:rsid w:val="75268028"/>
    <w:rsid w:val="75594C27"/>
    <w:rsid w:val="7665B347"/>
    <w:rsid w:val="76FFA56B"/>
    <w:rsid w:val="77538BB7"/>
    <w:rsid w:val="781A0463"/>
    <w:rsid w:val="79CFCECE"/>
    <w:rsid w:val="79FC4A4A"/>
    <w:rsid w:val="7A22BE88"/>
    <w:rsid w:val="7B972242"/>
    <w:rsid w:val="7B9956D5"/>
    <w:rsid w:val="7BE5F8F3"/>
    <w:rsid w:val="7C2F46B9"/>
    <w:rsid w:val="7E0AF79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BB5EE0"/>
  <w15:chartTrackingRefBased/>
  <w15:docId w15:val="{A17A3586-8F49-42DD-9520-D4B08D1F2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58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58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58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58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58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58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58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58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58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58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58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58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58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58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58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58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58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58A2"/>
    <w:rPr>
      <w:rFonts w:eastAsiaTheme="majorEastAsia" w:cstheme="majorBidi"/>
      <w:color w:val="272727" w:themeColor="text1" w:themeTint="D8"/>
    </w:rPr>
  </w:style>
  <w:style w:type="paragraph" w:styleId="Title">
    <w:name w:val="Title"/>
    <w:basedOn w:val="Normal"/>
    <w:next w:val="Normal"/>
    <w:link w:val="TitleChar"/>
    <w:uiPriority w:val="10"/>
    <w:qFormat/>
    <w:rsid w:val="00FF58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58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58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58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58A2"/>
    <w:pPr>
      <w:spacing w:before="160"/>
      <w:jc w:val="center"/>
    </w:pPr>
    <w:rPr>
      <w:i/>
      <w:iCs/>
      <w:color w:val="404040" w:themeColor="text1" w:themeTint="BF"/>
    </w:rPr>
  </w:style>
  <w:style w:type="character" w:customStyle="1" w:styleId="QuoteChar">
    <w:name w:val="Quote Char"/>
    <w:basedOn w:val="DefaultParagraphFont"/>
    <w:link w:val="Quote"/>
    <w:uiPriority w:val="29"/>
    <w:rsid w:val="00FF58A2"/>
    <w:rPr>
      <w:i/>
      <w:iCs/>
      <w:color w:val="404040" w:themeColor="text1" w:themeTint="BF"/>
    </w:rPr>
  </w:style>
  <w:style w:type="paragraph" w:styleId="ListParagraph">
    <w:name w:val="List Paragraph"/>
    <w:basedOn w:val="Normal"/>
    <w:uiPriority w:val="34"/>
    <w:qFormat/>
    <w:rsid w:val="00FF58A2"/>
    <w:pPr>
      <w:ind w:left="720"/>
      <w:contextualSpacing/>
    </w:pPr>
  </w:style>
  <w:style w:type="character" w:styleId="IntenseEmphasis">
    <w:name w:val="Intense Emphasis"/>
    <w:basedOn w:val="DefaultParagraphFont"/>
    <w:uiPriority w:val="21"/>
    <w:qFormat/>
    <w:rsid w:val="00FF58A2"/>
    <w:rPr>
      <w:i/>
      <w:iCs/>
      <w:color w:val="0F4761" w:themeColor="accent1" w:themeShade="BF"/>
    </w:rPr>
  </w:style>
  <w:style w:type="paragraph" w:styleId="IntenseQuote">
    <w:name w:val="Intense Quote"/>
    <w:basedOn w:val="Normal"/>
    <w:next w:val="Normal"/>
    <w:link w:val="IntenseQuoteChar"/>
    <w:uiPriority w:val="30"/>
    <w:qFormat/>
    <w:rsid w:val="00FF58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58A2"/>
    <w:rPr>
      <w:i/>
      <w:iCs/>
      <w:color w:val="0F4761" w:themeColor="accent1" w:themeShade="BF"/>
    </w:rPr>
  </w:style>
  <w:style w:type="character" w:styleId="IntenseReference">
    <w:name w:val="Intense Reference"/>
    <w:basedOn w:val="DefaultParagraphFont"/>
    <w:uiPriority w:val="32"/>
    <w:qFormat/>
    <w:rsid w:val="00FF58A2"/>
    <w:rPr>
      <w:b/>
      <w:bCs/>
      <w:smallCaps/>
      <w:color w:val="0F4761" w:themeColor="accent1" w:themeShade="BF"/>
      <w:spacing w:val="5"/>
    </w:rPr>
  </w:style>
  <w:style w:type="character" w:styleId="Hyperlink">
    <w:name w:val="Hyperlink"/>
    <w:basedOn w:val="DefaultParagraphFont"/>
    <w:uiPriority w:val="99"/>
    <w:unhideWhenUsed/>
    <w:rsid w:val="000D1A92"/>
    <w:rPr>
      <w:color w:val="467886" w:themeColor="hyperlink"/>
      <w:u w:val="single"/>
    </w:rPr>
  </w:style>
  <w:style w:type="character" w:styleId="UnresolvedMention">
    <w:name w:val="Unresolved Mention"/>
    <w:basedOn w:val="DefaultParagraphFont"/>
    <w:uiPriority w:val="99"/>
    <w:semiHidden/>
    <w:unhideWhenUsed/>
    <w:rsid w:val="000F63F5"/>
    <w:rPr>
      <w:color w:val="605E5C"/>
      <w:shd w:val="clear" w:color="auto" w:fill="E1DFDD"/>
    </w:rPr>
  </w:style>
  <w:style w:type="paragraph" w:styleId="Revision">
    <w:name w:val="Revision"/>
    <w:hidden/>
    <w:uiPriority w:val="99"/>
    <w:semiHidden/>
    <w:rsid w:val="00582758"/>
    <w:pPr>
      <w:spacing w:after="0" w:line="240" w:lineRule="auto"/>
    </w:pPr>
  </w:style>
  <w:style w:type="character" w:styleId="CommentReference">
    <w:name w:val="annotation reference"/>
    <w:basedOn w:val="DefaultParagraphFont"/>
    <w:uiPriority w:val="99"/>
    <w:semiHidden/>
    <w:unhideWhenUsed/>
    <w:rsid w:val="006B0C89"/>
    <w:rPr>
      <w:sz w:val="16"/>
      <w:szCs w:val="16"/>
    </w:rPr>
  </w:style>
  <w:style w:type="paragraph" w:styleId="CommentText">
    <w:name w:val="annotation text"/>
    <w:basedOn w:val="Normal"/>
    <w:link w:val="CommentTextChar"/>
    <w:uiPriority w:val="99"/>
    <w:unhideWhenUsed/>
    <w:rsid w:val="006B0C89"/>
    <w:pPr>
      <w:spacing w:line="240" w:lineRule="auto"/>
    </w:pPr>
    <w:rPr>
      <w:sz w:val="20"/>
      <w:szCs w:val="20"/>
    </w:rPr>
  </w:style>
  <w:style w:type="character" w:customStyle="1" w:styleId="CommentTextChar">
    <w:name w:val="Comment Text Char"/>
    <w:basedOn w:val="DefaultParagraphFont"/>
    <w:link w:val="CommentText"/>
    <w:uiPriority w:val="99"/>
    <w:rsid w:val="006B0C89"/>
    <w:rPr>
      <w:sz w:val="20"/>
      <w:szCs w:val="20"/>
    </w:rPr>
  </w:style>
  <w:style w:type="paragraph" w:styleId="CommentSubject">
    <w:name w:val="annotation subject"/>
    <w:basedOn w:val="CommentText"/>
    <w:next w:val="CommentText"/>
    <w:link w:val="CommentSubjectChar"/>
    <w:uiPriority w:val="99"/>
    <w:semiHidden/>
    <w:unhideWhenUsed/>
    <w:rsid w:val="006B0C89"/>
    <w:rPr>
      <w:b/>
      <w:bCs/>
    </w:rPr>
  </w:style>
  <w:style w:type="character" w:customStyle="1" w:styleId="CommentSubjectChar">
    <w:name w:val="Comment Subject Char"/>
    <w:basedOn w:val="CommentTextChar"/>
    <w:link w:val="CommentSubject"/>
    <w:uiPriority w:val="99"/>
    <w:semiHidden/>
    <w:rsid w:val="006B0C8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2380801">
      <w:bodyDiv w:val="1"/>
      <w:marLeft w:val="0"/>
      <w:marRight w:val="0"/>
      <w:marTop w:val="0"/>
      <w:marBottom w:val="0"/>
      <w:divBdr>
        <w:top w:val="none" w:sz="0" w:space="0" w:color="auto"/>
        <w:left w:val="none" w:sz="0" w:space="0" w:color="auto"/>
        <w:bottom w:val="none" w:sz="0" w:space="0" w:color="auto"/>
        <w:right w:val="none" w:sz="0" w:space="0" w:color="auto"/>
      </w:divBdr>
    </w:div>
    <w:div w:id="952008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1073/pnas.1301227110" TargetMode="External"/><Relationship Id="rId18" Type="http://schemas.openxmlformats.org/officeDocument/2006/relationships/image" Target="media/image3.jpeg"/><Relationship Id="rId3" Type="http://schemas.openxmlformats.org/officeDocument/2006/relationships/customXml" Target="../customXml/item3.xml"/><Relationship Id="rId21" Type="http://schemas.openxmlformats.org/officeDocument/2006/relationships/image" Target="media/image5.jpeg"/><Relationship Id="rId7" Type="http://schemas.openxmlformats.org/officeDocument/2006/relationships/webSettings" Target="webSettings.xml"/><Relationship Id="rId12" Type="http://schemas.microsoft.com/office/2018/08/relationships/commentsExtensible" Target="commentsExtensible.xml"/><Relationship Id="rId17" Type="http://schemas.openxmlformats.org/officeDocument/2006/relationships/hyperlink" Target="https://designwithscience.com/" TargetMode="External"/><Relationship Id="rId2" Type="http://schemas.openxmlformats.org/officeDocument/2006/relationships/customXml" Target="../customXml/item2.xml"/><Relationship Id="rId16" Type="http://schemas.openxmlformats.org/officeDocument/2006/relationships/hyperlink" Target="https://doi.org/10.1146/annurev-psych-032720-040512" TargetMode="External"/><Relationship Id="rId20" Type="http://schemas.openxmlformats.org/officeDocument/2006/relationships/image" Target="media/image4.jpeg"/><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6/09/relationships/commentsIds" Target="commentsIds.xm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library.iated.org/view/GLOGAR2017PRE" TargetMode="External"/><Relationship Id="rId23" Type="http://schemas.microsoft.com/office/2011/relationships/people" Target="people.xml"/><Relationship Id="rId10" Type="http://schemas.microsoft.com/office/2011/relationships/commentsExtended" Target="commentsExtended.xml"/><Relationship Id="rId19" Type="http://schemas.openxmlformats.org/officeDocument/2006/relationships/hyperlink" Target="https://www.researchgate.net/publication/326096680" TargetMode="External"/><Relationship Id="rId4" Type="http://schemas.openxmlformats.org/officeDocument/2006/relationships/numbering" Target="numbering.xml"/><Relationship Id="rId9" Type="http://schemas.openxmlformats.org/officeDocument/2006/relationships/comments" Target="comments.xml"/><Relationship Id="rId14" Type="http://schemas.openxmlformats.org/officeDocument/2006/relationships/image" Target="media/image2.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0ee7058-bf99-4fc8-93b2-408ba2f8ce29">
      <Terms xmlns="http://schemas.microsoft.com/office/infopath/2007/PartnerControls"/>
    </lcf76f155ced4ddcb4097134ff3c332f>
    <TaxCatchAll xmlns="7ce7a559-57ff-44a1-9cbb-d9793c3684b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4023A941A9B4944BBBD5E0596F43C29" ma:contentTypeVersion="18" ma:contentTypeDescription="Create a new document." ma:contentTypeScope="" ma:versionID="78b73b16673d9115894f66a690e7c297">
  <xsd:schema xmlns:xsd="http://www.w3.org/2001/XMLSchema" xmlns:xs="http://www.w3.org/2001/XMLSchema" xmlns:p="http://schemas.microsoft.com/office/2006/metadata/properties" xmlns:ns2="70ee7058-bf99-4fc8-93b2-408ba2f8ce29" xmlns:ns3="7ce7a559-57ff-44a1-9cbb-d9793c3684b0" targetNamespace="http://schemas.microsoft.com/office/2006/metadata/properties" ma:root="true" ma:fieldsID="d1ee38791161abb4901c3569cba722cf" ns2:_="" ns3:_="">
    <xsd:import namespace="70ee7058-bf99-4fc8-93b2-408ba2f8ce29"/>
    <xsd:import namespace="7ce7a559-57ff-44a1-9cbb-d9793c3684b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ee7058-bf99-4fc8-93b2-408ba2f8ce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89380780-d4aa-465c-bf4d-f1d1156afde6"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ce7a559-57ff-44a1-9cbb-d9793c3684b0"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76f943f4-4dc6-4b92-b021-cf20bb8b5e88}" ma:internalName="TaxCatchAll" ma:showField="CatchAllData" ma:web="7ce7a559-57ff-44a1-9cbb-d9793c3684b0">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E3F0F37-93C6-42F3-BE97-BD03AADFC3F6}">
  <ds:schemaRefs>
    <ds:schemaRef ds:uri="http://schemas.microsoft.com/office/2006/metadata/properties"/>
    <ds:schemaRef ds:uri="http://schemas.microsoft.com/office/infopath/2007/PartnerControls"/>
    <ds:schemaRef ds:uri="70ee7058-bf99-4fc8-93b2-408ba2f8ce29"/>
    <ds:schemaRef ds:uri="7ce7a559-57ff-44a1-9cbb-d9793c3684b0"/>
  </ds:schemaRefs>
</ds:datastoreItem>
</file>

<file path=customXml/itemProps2.xml><?xml version="1.0" encoding="utf-8"?>
<ds:datastoreItem xmlns:ds="http://schemas.openxmlformats.org/officeDocument/2006/customXml" ds:itemID="{528512C9-EF16-48AE-BFF5-92161AA172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ee7058-bf99-4fc8-93b2-408ba2f8ce29"/>
    <ds:schemaRef ds:uri="7ce7a559-57ff-44a1-9cbb-d9793c3684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995208B-D886-4C89-8747-2FE0CA955D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957</TotalTime>
  <Pages>11</Pages>
  <Words>2935</Words>
  <Characters>16730</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Braden Haley</dc:creator>
  <cp:keywords/>
  <dc:description/>
  <cp:lastModifiedBy>Alex Wickes</cp:lastModifiedBy>
  <cp:revision>7</cp:revision>
  <cp:lastPrinted>2025-04-25T19:59:00Z</cp:lastPrinted>
  <dcterms:created xsi:type="dcterms:W3CDTF">2025-06-23T22:08:00Z</dcterms:created>
  <dcterms:modified xsi:type="dcterms:W3CDTF">2025-11-07T16:25:00Z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0x010100C4023A941A9B4944BBBD5E0596F43C29</vt:lpwstr>
  </property>
  <property fmtid="{D5CDD505-2E9C-101B-9397-08002B2CF9AE}" pid="3" name="MediaServiceImageTags">
    <vt:lpwstr/>
  </property>
  <property fmtid="{D5CDD505-2E9C-101B-9397-08002B2CF9AE}" pid="4" name="GrammarlyDocumentId">
    <vt:lpwstr>57b2f5db-ee4d-47df-a3da-e444bc8c1432</vt:lpwstr>
  </property>
</Properties>
</file>